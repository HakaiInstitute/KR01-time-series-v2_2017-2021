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96864E" w14:textId="07716743" w:rsidR="00783CD2" w:rsidRDefault="000B668D">
      <w:pPr>
        <w:pStyle w:val="Title"/>
        <w:jc w:val="center"/>
        <w:rPr>
          <w:sz w:val="28"/>
          <w:szCs w:val="28"/>
        </w:rPr>
      </w:pPr>
      <w:bookmarkStart w:id="0" w:name="_heading=h.dopk0bwf84hp" w:colFirst="0" w:colLast="0"/>
      <w:bookmarkEnd w:id="0"/>
      <w:r>
        <w:rPr>
          <w:sz w:val="28"/>
          <w:szCs w:val="28"/>
        </w:rPr>
        <w:t>Observed stream temperature</w:t>
      </w:r>
      <w:r w:rsidR="00F10FB5">
        <w:rPr>
          <w:sz w:val="28"/>
          <w:szCs w:val="28"/>
        </w:rPr>
        <w:t>, conductivity,</w:t>
      </w:r>
      <w:r>
        <w:rPr>
          <w:sz w:val="28"/>
          <w:szCs w:val="28"/>
        </w:rPr>
        <w:t xml:space="preserve"> </w:t>
      </w:r>
      <w:r w:rsidR="006339A1">
        <w:rPr>
          <w:sz w:val="28"/>
          <w:szCs w:val="28"/>
        </w:rPr>
        <w:t xml:space="preserve">and stage </w:t>
      </w:r>
      <w:r>
        <w:rPr>
          <w:sz w:val="28"/>
          <w:szCs w:val="28"/>
        </w:rPr>
        <w:t xml:space="preserve">from </w:t>
      </w:r>
      <w:r w:rsidR="006339A1">
        <w:rPr>
          <w:sz w:val="28"/>
          <w:szCs w:val="28"/>
        </w:rPr>
        <w:t xml:space="preserve">the </w:t>
      </w:r>
      <w:proofErr w:type="spellStart"/>
      <w:r w:rsidR="006339A1">
        <w:rPr>
          <w:sz w:val="28"/>
          <w:szCs w:val="28"/>
        </w:rPr>
        <w:t>Koeye</w:t>
      </w:r>
      <w:proofErr w:type="spellEnd"/>
      <w:r w:rsidR="006339A1">
        <w:rPr>
          <w:sz w:val="28"/>
          <w:szCs w:val="28"/>
        </w:rPr>
        <w:t xml:space="preserve"> River,</w:t>
      </w:r>
      <w:r>
        <w:rPr>
          <w:sz w:val="28"/>
          <w:szCs w:val="28"/>
        </w:rPr>
        <w:t xml:space="preserve"> British Columbia between 201</w:t>
      </w:r>
      <w:r w:rsidR="006339A1">
        <w:rPr>
          <w:sz w:val="28"/>
          <w:szCs w:val="28"/>
        </w:rPr>
        <w:t>7</w:t>
      </w:r>
      <w:ins w:id="1" w:author="Emily" w:date="2022-01-27T10:15:00Z">
        <w:r w:rsidR="00A63A35">
          <w:rPr>
            <w:sz w:val="28"/>
            <w:szCs w:val="28"/>
          </w:rPr>
          <w:t xml:space="preserve"> </w:t>
        </w:r>
      </w:ins>
      <w:r>
        <w:rPr>
          <w:sz w:val="28"/>
          <w:szCs w:val="28"/>
        </w:rPr>
        <w:t xml:space="preserve">and </w:t>
      </w:r>
      <w:del w:id="2" w:author="Emily" w:date="2022-01-27T10:15:00Z">
        <w:r w:rsidDel="00A63A35">
          <w:rPr>
            <w:sz w:val="28"/>
            <w:szCs w:val="28"/>
          </w:rPr>
          <w:delText>20</w:delText>
        </w:r>
        <w:r w:rsidR="006339A1" w:rsidDel="00A63A35">
          <w:rPr>
            <w:sz w:val="28"/>
            <w:szCs w:val="28"/>
          </w:rPr>
          <w:delText>20</w:delText>
        </w:r>
      </w:del>
      <w:ins w:id="3" w:author="Emily" w:date="2022-01-27T10:15:00Z">
        <w:r w:rsidR="00A63A35">
          <w:rPr>
            <w:sz w:val="28"/>
            <w:szCs w:val="28"/>
          </w:rPr>
          <w:t>202</w:t>
        </w:r>
        <w:r w:rsidR="00A63A35">
          <w:rPr>
            <w:sz w:val="28"/>
            <w:szCs w:val="28"/>
          </w:rPr>
          <w:t>1</w:t>
        </w:r>
      </w:ins>
    </w:p>
    <w:p w14:paraId="40AAFFD4" w14:textId="7DDF3862" w:rsidR="00783CD2" w:rsidRDefault="000B668D">
      <w:pPr>
        <w:jc w:val="center"/>
        <w:rPr>
          <w:i/>
          <w:sz w:val="24"/>
          <w:szCs w:val="24"/>
        </w:rPr>
      </w:pPr>
      <w:r>
        <w:rPr>
          <w:i/>
          <w:sz w:val="24"/>
          <w:szCs w:val="24"/>
        </w:rPr>
        <w:t xml:space="preserve">Methods and metadata for </w:t>
      </w:r>
      <w:proofErr w:type="spellStart"/>
      <w:r w:rsidR="006339A1">
        <w:rPr>
          <w:i/>
          <w:sz w:val="24"/>
          <w:szCs w:val="24"/>
        </w:rPr>
        <w:t>Koeye</w:t>
      </w:r>
      <w:proofErr w:type="spellEnd"/>
      <w:r w:rsidR="006339A1">
        <w:rPr>
          <w:i/>
          <w:sz w:val="24"/>
          <w:szCs w:val="24"/>
        </w:rPr>
        <w:t xml:space="preserve"> River</w:t>
      </w:r>
      <w:r w:rsidR="009E0553">
        <w:rPr>
          <w:i/>
          <w:sz w:val="24"/>
          <w:szCs w:val="24"/>
        </w:rPr>
        <w:t xml:space="preserve"> </w:t>
      </w:r>
      <w:r w:rsidR="00F10FB5">
        <w:rPr>
          <w:i/>
          <w:sz w:val="24"/>
          <w:szCs w:val="24"/>
        </w:rPr>
        <w:t xml:space="preserve">sensor </w:t>
      </w:r>
      <w:r>
        <w:rPr>
          <w:i/>
          <w:sz w:val="24"/>
          <w:szCs w:val="24"/>
        </w:rPr>
        <w:t>time-series version 1.0</w:t>
      </w:r>
    </w:p>
    <w:p w14:paraId="6078D36D" w14:textId="3F678C67" w:rsidR="00783CD2" w:rsidRDefault="009E0553">
      <w:pPr>
        <w:spacing w:line="240" w:lineRule="auto"/>
        <w:jc w:val="center"/>
        <w:rPr>
          <w:i/>
        </w:rPr>
      </w:pPr>
      <w:del w:id="4" w:author="Emily" w:date="2022-01-27T10:15:00Z">
        <w:r w:rsidDel="00A63A35">
          <w:rPr>
            <w:i/>
          </w:rPr>
          <w:delText>20</w:delText>
        </w:r>
        <w:r w:rsidR="006339A1" w:rsidDel="00A63A35">
          <w:rPr>
            <w:i/>
          </w:rPr>
          <w:delText>20</w:delText>
        </w:r>
      </w:del>
      <w:del w:id="5" w:author="Emily" w:date="2022-01-27T10:16:00Z">
        <w:r w:rsidDel="00A63A35">
          <w:rPr>
            <w:i/>
          </w:rPr>
          <w:delText>-</w:delText>
        </w:r>
        <w:r w:rsidR="006339A1" w:rsidDel="00A63A35">
          <w:rPr>
            <w:i/>
          </w:rPr>
          <w:delText>03-01</w:delText>
        </w:r>
      </w:del>
      <w:ins w:id="6" w:author="Emily" w:date="2022-01-27T10:16:00Z">
        <w:r w:rsidR="00A63A35">
          <w:rPr>
            <w:i/>
          </w:rPr>
          <w:t>2022-01-27</w:t>
        </w:r>
      </w:ins>
    </w:p>
    <w:p w14:paraId="1653E414" w14:textId="77777777" w:rsidR="00783CD2" w:rsidRDefault="000B668D">
      <w:pPr>
        <w:spacing w:line="240" w:lineRule="auto"/>
        <w:rPr>
          <w:b/>
          <w:sz w:val="24"/>
          <w:szCs w:val="24"/>
        </w:rPr>
      </w:pPr>
      <w:r>
        <w:rPr>
          <w:b/>
          <w:sz w:val="24"/>
          <w:szCs w:val="24"/>
        </w:rPr>
        <w:t>Introduction:</w:t>
      </w:r>
    </w:p>
    <w:p w14:paraId="719FA878" w14:textId="59E4B720" w:rsidR="006339A1" w:rsidRDefault="000B668D" w:rsidP="006339A1">
      <w:pPr>
        <w:keepNext/>
      </w:pPr>
      <w:r>
        <w:t xml:space="preserve">The </w:t>
      </w:r>
      <w:r w:rsidR="00F10FB5">
        <w:t xml:space="preserve">shortage </w:t>
      </w:r>
      <w:r>
        <w:t>of continuous stream temperature</w:t>
      </w:r>
      <w:r w:rsidR="00F10FB5">
        <w:t>, conductivity,</w:t>
      </w:r>
      <w:r w:rsidR="006339A1">
        <w:t xml:space="preserve"> and stage</w:t>
      </w:r>
      <w:r>
        <w:t xml:space="preserve"> data for minimally disturbed, freshwater </w:t>
      </w:r>
      <w:proofErr w:type="spellStart"/>
      <w:r>
        <w:t>wadeable</w:t>
      </w:r>
      <w:proofErr w:type="spellEnd"/>
      <w:r>
        <w:t xml:space="preserve"> streams </w:t>
      </w:r>
      <w:r w:rsidR="00F10FB5">
        <w:t xml:space="preserve">impedes </w:t>
      </w:r>
      <w:r>
        <w:t xml:space="preserve">the analyses of long-term trends in </w:t>
      </w:r>
      <w:r w:rsidR="007E2EE5">
        <w:t>streams</w:t>
      </w:r>
      <w:r>
        <w:t xml:space="preserve"> data. The collection of these data will further efforts to detect and track climate change–related impacts over the long term, further our understanding of how biological, thermal, and hydrologic conditions </w:t>
      </w:r>
      <w:r w:rsidR="00F10FB5">
        <w:t xml:space="preserve">and processes </w:t>
      </w:r>
      <w:r>
        <w:t xml:space="preserve">vary spatially and temporally and inter-relate to one </w:t>
      </w:r>
      <w:r w:rsidR="00BF49C8">
        <w:t>another.</w:t>
      </w:r>
      <w:r>
        <w:t xml:space="preserve"> </w:t>
      </w:r>
      <w:r w:rsidR="006339A1">
        <w:t>This time-series was created using 5-minute average stage</w:t>
      </w:r>
      <w:r w:rsidR="00F27F75">
        <w:t>, water temperature, and conductivity</w:t>
      </w:r>
      <w:r w:rsidR="006339A1">
        <w:t xml:space="preserve"> measurements that are Quality Controlled (QC), flagged and corrected where needed (Table 2). </w:t>
      </w:r>
      <w:r w:rsidR="007E2EE5">
        <w:t>D</w:t>
      </w:r>
      <w:r w:rsidR="006339A1">
        <w:t xml:space="preserve">ata gaps were filled </w:t>
      </w:r>
      <w:r w:rsidR="007E2EE5">
        <w:t>and</w:t>
      </w:r>
      <w:r w:rsidR="006339A1" w:rsidRPr="006339A1">
        <w:t xml:space="preserve"> </w:t>
      </w:r>
      <w:r w:rsidR="006339A1">
        <w:t>noisy, faulty data were corrected</w:t>
      </w:r>
      <w:r w:rsidR="007E2EE5">
        <w:t>. These Estimated Values</w:t>
      </w:r>
      <w:r w:rsidR="006339A1">
        <w:t xml:space="preserve"> were assigned an ‘EV’ flag. Suspicious data points that could not be corrected and estimated were assigned an ‘SVC’</w:t>
      </w:r>
      <w:r w:rsidR="007E2EE5">
        <w:t xml:space="preserve"> flag, for</w:t>
      </w:r>
      <w:r w:rsidR="006339A1">
        <w:t xml:space="preserve"> Suspicious Value </w:t>
      </w:r>
      <w:r w:rsidR="007E2EE5">
        <w:t xml:space="preserve">– </w:t>
      </w:r>
      <w:r w:rsidR="006339A1">
        <w:t xml:space="preserve">Caution. All other data points were flagged ‘AV’ </w:t>
      </w:r>
      <w:r w:rsidR="007E2EE5">
        <w:t xml:space="preserve">for </w:t>
      </w:r>
      <w:r w:rsidR="006339A1">
        <w:t xml:space="preserve">Accepted Value. </w:t>
      </w:r>
    </w:p>
    <w:p w14:paraId="43474BAA" w14:textId="77777777" w:rsidR="00783CD2" w:rsidRPr="009E0553" w:rsidRDefault="00783CD2">
      <w:pPr>
        <w:rPr>
          <w:color w:val="000000" w:themeColor="text1"/>
          <w:sz w:val="20"/>
          <w:szCs w:val="20"/>
        </w:rPr>
      </w:pPr>
    </w:p>
    <w:tbl>
      <w:tblPr>
        <w:tblStyle w:val="a"/>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149"/>
        <w:gridCol w:w="1507"/>
        <w:gridCol w:w="1466"/>
        <w:gridCol w:w="1222"/>
        <w:gridCol w:w="2996"/>
      </w:tblGrid>
      <w:tr w:rsidR="00F10FB5" w:rsidRPr="009E0553" w14:paraId="5A93D5E4" w14:textId="77777777" w:rsidTr="00D44EA1">
        <w:trPr>
          <w:trHeight w:val="464"/>
        </w:trPr>
        <w:tc>
          <w:tcPr>
            <w:tcW w:w="1150" w:type="pct"/>
          </w:tcPr>
          <w:p w14:paraId="6641D972" w14:textId="612387A0" w:rsidR="00F10FB5" w:rsidRDefault="00F10FB5">
            <w:pPr>
              <w:widowControl w:val="0"/>
              <w:spacing w:after="0" w:line="240" w:lineRule="auto"/>
              <w:rPr>
                <w:b/>
                <w:color w:val="000000" w:themeColor="text1"/>
              </w:rPr>
            </w:pPr>
            <w:r>
              <w:rPr>
                <w:b/>
                <w:color w:val="000000" w:themeColor="text1"/>
              </w:rPr>
              <w:t>Sensor Type</w:t>
            </w:r>
          </w:p>
        </w:tc>
        <w:tc>
          <w:tcPr>
            <w:tcW w:w="807" w:type="pct"/>
            <w:shd w:val="clear" w:color="auto" w:fill="auto"/>
            <w:tcMar>
              <w:top w:w="100" w:type="dxa"/>
              <w:left w:w="100" w:type="dxa"/>
              <w:bottom w:w="100" w:type="dxa"/>
              <w:right w:w="100" w:type="dxa"/>
            </w:tcMar>
          </w:tcPr>
          <w:p w14:paraId="212E954C" w14:textId="4F5AB796" w:rsidR="00F10FB5" w:rsidRPr="009E0553" w:rsidRDefault="00F10FB5">
            <w:pPr>
              <w:widowControl w:val="0"/>
              <w:spacing w:after="0" w:line="240" w:lineRule="auto"/>
              <w:rPr>
                <w:b/>
                <w:color w:val="000000" w:themeColor="text1"/>
              </w:rPr>
            </w:pPr>
            <w:r>
              <w:rPr>
                <w:b/>
                <w:color w:val="000000" w:themeColor="text1"/>
              </w:rPr>
              <w:t>Sensor Model</w:t>
            </w:r>
          </w:p>
        </w:tc>
        <w:tc>
          <w:tcPr>
            <w:tcW w:w="785" w:type="pct"/>
            <w:shd w:val="clear" w:color="auto" w:fill="auto"/>
            <w:tcMar>
              <w:top w:w="100" w:type="dxa"/>
              <w:left w:w="100" w:type="dxa"/>
              <w:bottom w:w="100" w:type="dxa"/>
              <w:right w:w="100" w:type="dxa"/>
            </w:tcMar>
          </w:tcPr>
          <w:p w14:paraId="1322449A" w14:textId="7105D36D" w:rsidR="00F10FB5" w:rsidRPr="009E0553" w:rsidRDefault="00F10FB5">
            <w:pPr>
              <w:widowControl w:val="0"/>
              <w:spacing w:after="0" w:line="240" w:lineRule="auto"/>
              <w:rPr>
                <w:b/>
                <w:color w:val="000000" w:themeColor="text1"/>
              </w:rPr>
            </w:pPr>
            <w:r w:rsidRPr="009E0553">
              <w:rPr>
                <w:b/>
                <w:color w:val="000000" w:themeColor="text1"/>
              </w:rPr>
              <w:t>Site</w:t>
            </w:r>
            <w:r>
              <w:rPr>
                <w:b/>
                <w:color w:val="000000" w:themeColor="text1"/>
              </w:rPr>
              <w:t xml:space="preserve"> and Sensor ID</w:t>
            </w:r>
          </w:p>
        </w:tc>
        <w:tc>
          <w:tcPr>
            <w:tcW w:w="654" w:type="pct"/>
            <w:shd w:val="clear" w:color="auto" w:fill="auto"/>
            <w:tcMar>
              <w:top w:w="100" w:type="dxa"/>
              <w:left w:w="100" w:type="dxa"/>
              <w:bottom w:w="100" w:type="dxa"/>
              <w:right w:w="100" w:type="dxa"/>
            </w:tcMar>
          </w:tcPr>
          <w:p w14:paraId="24AE8012" w14:textId="77777777" w:rsidR="00F10FB5" w:rsidRPr="009E0553" w:rsidRDefault="00F10FB5">
            <w:pPr>
              <w:widowControl w:val="0"/>
              <w:spacing w:after="0" w:line="240" w:lineRule="auto"/>
              <w:rPr>
                <w:b/>
                <w:color w:val="000000" w:themeColor="text1"/>
              </w:rPr>
            </w:pPr>
            <w:r w:rsidRPr="009E0553">
              <w:rPr>
                <w:b/>
                <w:color w:val="000000" w:themeColor="text1"/>
              </w:rPr>
              <w:t>Latitude</w:t>
            </w:r>
          </w:p>
        </w:tc>
        <w:tc>
          <w:tcPr>
            <w:tcW w:w="1604" w:type="pct"/>
            <w:shd w:val="clear" w:color="auto" w:fill="auto"/>
            <w:tcMar>
              <w:top w:w="100" w:type="dxa"/>
              <w:left w:w="100" w:type="dxa"/>
              <w:bottom w:w="100" w:type="dxa"/>
              <w:right w:w="100" w:type="dxa"/>
            </w:tcMar>
          </w:tcPr>
          <w:p w14:paraId="5573E7E3" w14:textId="77777777" w:rsidR="00F10FB5" w:rsidRPr="009E0553" w:rsidRDefault="00F10FB5">
            <w:pPr>
              <w:widowControl w:val="0"/>
              <w:spacing w:after="0" w:line="240" w:lineRule="auto"/>
              <w:rPr>
                <w:b/>
                <w:color w:val="000000" w:themeColor="text1"/>
              </w:rPr>
            </w:pPr>
            <w:r w:rsidRPr="009E0553">
              <w:rPr>
                <w:b/>
                <w:color w:val="000000" w:themeColor="text1"/>
              </w:rPr>
              <w:t>Longitude</w:t>
            </w:r>
          </w:p>
        </w:tc>
      </w:tr>
      <w:tr w:rsidR="00F10FB5" w:rsidRPr="009E0553" w14:paraId="5268EC63" w14:textId="77777777" w:rsidTr="00D44EA1">
        <w:trPr>
          <w:trHeight w:val="272"/>
        </w:trPr>
        <w:tc>
          <w:tcPr>
            <w:tcW w:w="1150" w:type="pct"/>
          </w:tcPr>
          <w:p w14:paraId="361EEEDA" w14:textId="2A82583A" w:rsidR="00F10FB5" w:rsidRDefault="00F10FB5">
            <w:pPr>
              <w:widowControl w:val="0"/>
              <w:spacing w:after="0" w:line="240" w:lineRule="auto"/>
              <w:rPr>
                <w:color w:val="000000" w:themeColor="text1"/>
              </w:rPr>
            </w:pPr>
            <w:r>
              <w:rPr>
                <w:color w:val="000000" w:themeColor="text1"/>
              </w:rPr>
              <w:t>Electrical Conductivity (EC)</w:t>
            </w:r>
          </w:p>
        </w:tc>
        <w:tc>
          <w:tcPr>
            <w:tcW w:w="807" w:type="pct"/>
            <w:shd w:val="clear" w:color="auto" w:fill="auto"/>
            <w:tcMar>
              <w:top w:w="100" w:type="dxa"/>
              <w:left w:w="100" w:type="dxa"/>
              <w:bottom w:w="100" w:type="dxa"/>
              <w:right w:w="100" w:type="dxa"/>
            </w:tcMar>
          </w:tcPr>
          <w:p w14:paraId="74817147" w14:textId="073FD018" w:rsidR="00F10FB5" w:rsidRPr="009E0553" w:rsidRDefault="00F10FB5">
            <w:pPr>
              <w:widowControl w:val="0"/>
              <w:spacing w:after="0" w:line="240" w:lineRule="auto"/>
              <w:rPr>
                <w:color w:val="000000" w:themeColor="text1"/>
              </w:rPr>
            </w:pPr>
            <w:r>
              <w:rPr>
                <w:color w:val="000000" w:themeColor="text1"/>
              </w:rPr>
              <w:t>HOBO U24-001</w:t>
            </w:r>
          </w:p>
        </w:tc>
        <w:tc>
          <w:tcPr>
            <w:tcW w:w="785" w:type="pct"/>
            <w:shd w:val="clear" w:color="auto" w:fill="auto"/>
            <w:tcMar>
              <w:top w:w="100" w:type="dxa"/>
              <w:left w:w="100" w:type="dxa"/>
              <w:bottom w:w="100" w:type="dxa"/>
              <w:right w:w="100" w:type="dxa"/>
            </w:tcMar>
          </w:tcPr>
          <w:p w14:paraId="24E3AEC0" w14:textId="0059A282" w:rsidR="00F10FB5" w:rsidRPr="009E0553" w:rsidRDefault="00F10FB5">
            <w:pPr>
              <w:widowControl w:val="0"/>
              <w:spacing w:after="0" w:line="240" w:lineRule="auto"/>
              <w:rPr>
                <w:color w:val="000000" w:themeColor="text1"/>
              </w:rPr>
            </w:pPr>
            <w:r>
              <w:rPr>
                <w:color w:val="000000" w:themeColor="text1"/>
              </w:rPr>
              <w:t>KR01_EC</w:t>
            </w:r>
          </w:p>
        </w:tc>
        <w:tc>
          <w:tcPr>
            <w:tcW w:w="654" w:type="pct"/>
            <w:shd w:val="clear" w:color="auto" w:fill="auto"/>
            <w:tcMar>
              <w:top w:w="100" w:type="dxa"/>
              <w:left w:w="100" w:type="dxa"/>
              <w:bottom w:w="100" w:type="dxa"/>
              <w:right w:w="100" w:type="dxa"/>
            </w:tcMar>
          </w:tcPr>
          <w:p w14:paraId="4DB3BC43" w14:textId="15993AB9" w:rsidR="00F10FB5" w:rsidRPr="009E0553" w:rsidRDefault="00F10FB5">
            <w:pPr>
              <w:widowControl w:val="0"/>
              <w:spacing w:after="0" w:line="240" w:lineRule="auto"/>
              <w:rPr>
                <w:color w:val="000000" w:themeColor="text1"/>
              </w:rPr>
            </w:pPr>
            <w:r w:rsidRPr="009E0553">
              <w:rPr>
                <w:color w:val="000000" w:themeColor="text1"/>
              </w:rPr>
              <w:t>51.</w:t>
            </w:r>
            <w:r>
              <w:rPr>
                <w:color w:val="000000" w:themeColor="text1"/>
              </w:rPr>
              <w:t>4633</w:t>
            </w:r>
          </w:p>
        </w:tc>
        <w:tc>
          <w:tcPr>
            <w:tcW w:w="1604" w:type="pct"/>
            <w:shd w:val="clear" w:color="auto" w:fill="auto"/>
            <w:tcMar>
              <w:top w:w="100" w:type="dxa"/>
              <w:left w:w="100" w:type="dxa"/>
              <w:bottom w:w="100" w:type="dxa"/>
              <w:right w:w="100" w:type="dxa"/>
            </w:tcMar>
          </w:tcPr>
          <w:p w14:paraId="034A3F3E" w14:textId="2DAE2EC8" w:rsidR="00F10FB5" w:rsidRPr="009E0553" w:rsidRDefault="00F10FB5">
            <w:pPr>
              <w:widowControl w:val="0"/>
              <w:spacing w:after="0" w:line="240" w:lineRule="auto"/>
              <w:rPr>
                <w:color w:val="000000" w:themeColor="text1"/>
              </w:rPr>
            </w:pPr>
            <w:r w:rsidRPr="009E0553">
              <w:rPr>
                <w:color w:val="000000" w:themeColor="text1"/>
              </w:rPr>
              <w:t>-</w:t>
            </w:r>
            <w:r>
              <w:rPr>
                <w:color w:val="000000" w:themeColor="text1"/>
              </w:rPr>
              <w:t>127.4830</w:t>
            </w:r>
            <w:r w:rsidRPr="009E0553">
              <w:rPr>
                <w:color w:val="000000" w:themeColor="text1"/>
              </w:rPr>
              <w:t xml:space="preserve"> </w:t>
            </w:r>
          </w:p>
        </w:tc>
      </w:tr>
      <w:tr w:rsidR="00F10FB5" w:rsidRPr="009E0553" w14:paraId="0CEC2A09" w14:textId="77777777" w:rsidTr="00D44EA1">
        <w:trPr>
          <w:trHeight w:val="257"/>
        </w:trPr>
        <w:tc>
          <w:tcPr>
            <w:tcW w:w="1150" w:type="pct"/>
          </w:tcPr>
          <w:p w14:paraId="226B58E9" w14:textId="39F8481A" w:rsidR="00F10FB5" w:rsidRDefault="00F10FB5">
            <w:pPr>
              <w:widowControl w:val="0"/>
              <w:spacing w:after="0" w:line="240" w:lineRule="auto"/>
              <w:rPr>
                <w:color w:val="000000" w:themeColor="text1"/>
              </w:rPr>
            </w:pPr>
            <w:r>
              <w:rPr>
                <w:color w:val="000000" w:themeColor="text1"/>
              </w:rPr>
              <w:t>Pressure Transducer (PT) deployed in water</w:t>
            </w:r>
          </w:p>
        </w:tc>
        <w:tc>
          <w:tcPr>
            <w:tcW w:w="807" w:type="pct"/>
            <w:shd w:val="clear" w:color="auto" w:fill="auto"/>
            <w:tcMar>
              <w:top w:w="100" w:type="dxa"/>
              <w:left w:w="100" w:type="dxa"/>
              <w:bottom w:w="100" w:type="dxa"/>
              <w:right w:w="100" w:type="dxa"/>
            </w:tcMar>
          </w:tcPr>
          <w:p w14:paraId="1E417B05" w14:textId="5BBDFBA2" w:rsidR="00F10FB5" w:rsidRPr="009E0553" w:rsidRDefault="00F10FB5">
            <w:pPr>
              <w:widowControl w:val="0"/>
              <w:spacing w:after="0" w:line="240" w:lineRule="auto"/>
              <w:rPr>
                <w:color w:val="000000" w:themeColor="text1"/>
              </w:rPr>
            </w:pPr>
            <w:r>
              <w:rPr>
                <w:color w:val="000000" w:themeColor="text1"/>
              </w:rPr>
              <w:t>HOBO U20L-01</w:t>
            </w:r>
          </w:p>
        </w:tc>
        <w:tc>
          <w:tcPr>
            <w:tcW w:w="785" w:type="pct"/>
            <w:shd w:val="clear" w:color="auto" w:fill="auto"/>
            <w:tcMar>
              <w:top w:w="100" w:type="dxa"/>
              <w:left w:w="100" w:type="dxa"/>
              <w:bottom w:w="100" w:type="dxa"/>
              <w:right w:w="100" w:type="dxa"/>
            </w:tcMar>
          </w:tcPr>
          <w:p w14:paraId="51192C42" w14:textId="08223F53" w:rsidR="00F10FB5" w:rsidRPr="009E0553" w:rsidRDefault="00F10FB5">
            <w:pPr>
              <w:widowControl w:val="0"/>
              <w:spacing w:after="0" w:line="240" w:lineRule="auto"/>
              <w:rPr>
                <w:color w:val="000000" w:themeColor="text1"/>
              </w:rPr>
            </w:pPr>
            <w:r>
              <w:rPr>
                <w:color w:val="000000" w:themeColor="text1"/>
              </w:rPr>
              <w:t>KR01_PT1</w:t>
            </w:r>
          </w:p>
        </w:tc>
        <w:tc>
          <w:tcPr>
            <w:tcW w:w="654" w:type="pct"/>
            <w:shd w:val="clear" w:color="auto" w:fill="auto"/>
            <w:tcMar>
              <w:top w:w="100" w:type="dxa"/>
              <w:left w:w="100" w:type="dxa"/>
              <w:bottom w:w="100" w:type="dxa"/>
              <w:right w:w="100" w:type="dxa"/>
            </w:tcMar>
          </w:tcPr>
          <w:p w14:paraId="4DC3B7B8" w14:textId="7A577260" w:rsidR="00F10FB5" w:rsidRPr="009E0553" w:rsidRDefault="00F10FB5">
            <w:pPr>
              <w:widowControl w:val="0"/>
              <w:spacing w:after="0" w:line="240" w:lineRule="auto"/>
              <w:rPr>
                <w:color w:val="000000" w:themeColor="text1"/>
              </w:rPr>
            </w:pPr>
            <w:r w:rsidRPr="009E0553">
              <w:rPr>
                <w:color w:val="000000" w:themeColor="text1"/>
              </w:rPr>
              <w:t>51.</w:t>
            </w:r>
            <w:r>
              <w:rPr>
                <w:color w:val="000000" w:themeColor="text1"/>
              </w:rPr>
              <w:t>4634</w:t>
            </w:r>
          </w:p>
        </w:tc>
        <w:tc>
          <w:tcPr>
            <w:tcW w:w="1604" w:type="pct"/>
            <w:shd w:val="clear" w:color="auto" w:fill="auto"/>
            <w:tcMar>
              <w:top w:w="100" w:type="dxa"/>
              <w:left w:w="100" w:type="dxa"/>
              <w:bottom w:w="100" w:type="dxa"/>
              <w:right w:w="100" w:type="dxa"/>
            </w:tcMar>
          </w:tcPr>
          <w:p w14:paraId="686BDC37" w14:textId="5CEAE611" w:rsidR="00F10FB5" w:rsidRPr="009E0553" w:rsidRDefault="00F10FB5">
            <w:pPr>
              <w:widowControl w:val="0"/>
              <w:spacing w:after="0" w:line="240" w:lineRule="auto"/>
              <w:rPr>
                <w:color w:val="000000" w:themeColor="text1"/>
              </w:rPr>
            </w:pPr>
            <w:r w:rsidRPr="009E0553">
              <w:rPr>
                <w:color w:val="000000" w:themeColor="text1"/>
              </w:rPr>
              <w:t>-127.</w:t>
            </w:r>
            <w:r>
              <w:rPr>
                <w:color w:val="000000" w:themeColor="text1"/>
              </w:rPr>
              <w:t>4830</w:t>
            </w:r>
          </w:p>
        </w:tc>
      </w:tr>
      <w:tr w:rsidR="00F10FB5" w:rsidRPr="009E0553" w14:paraId="78CBB3F3" w14:textId="77777777" w:rsidTr="00D44EA1">
        <w:trPr>
          <w:trHeight w:val="272"/>
        </w:trPr>
        <w:tc>
          <w:tcPr>
            <w:tcW w:w="1150" w:type="pct"/>
          </w:tcPr>
          <w:p w14:paraId="7BCFAC65" w14:textId="150AD521" w:rsidR="00F10FB5" w:rsidRDefault="00F10FB5" w:rsidP="009203A6">
            <w:pPr>
              <w:widowControl w:val="0"/>
              <w:spacing w:after="0" w:line="240" w:lineRule="auto"/>
              <w:rPr>
                <w:color w:val="000000" w:themeColor="text1"/>
              </w:rPr>
            </w:pPr>
            <w:r>
              <w:rPr>
                <w:color w:val="000000" w:themeColor="text1"/>
              </w:rPr>
              <w:t xml:space="preserve">Pressure transducer </w:t>
            </w:r>
            <w:r w:rsidR="00155AAF">
              <w:rPr>
                <w:color w:val="000000" w:themeColor="text1"/>
              </w:rPr>
              <w:t>deployed</w:t>
            </w:r>
            <w:r>
              <w:rPr>
                <w:color w:val="000000" w:themeColor="text1"/>
              </w:rPr>
              <w:t xml:space="preserve"> to measure barometric pressure (</w:t>
            </w:r>
            <w:proofErr w:type="spellStart"/>
            <w:r>
              <w:rPr>
                <w:color w:val="000000" w:themeColor="text1"/>
              </w:rPr>
              <w:t>BaroP</w:t>
            </w:r>
            <w:proofErr w:type="spellEnd"/>
            <w:r>
              <w:rPr>
                <w:color w:val="000000" w:themeColor="text1"/>
              </w:rPr>
              <w:t>) above water</w:t>
            </w:r>
          </w:p>
        </w:tc>
        <w:tc>
          <w:tcPr>
            <w:tcW w:w="807" w:type="pct"/>
            <w:shd w:val="clear" w:color="auto" w:fill="auto"/>
            <w:tcMar>
              <w:top w:w="100" w:type="dxa"/>
              <w:left w:w="100" w:type="dxa"/>
              <w:bottom w:w="100" w:type="dxa"/>
              <w:right w:w="100" w:type="dxa"/>
            </w:tcMar>
          </w:tcPr>
          <w:p w14:paraId="6C272EC9" w14:textId="0B3E9B12" w:rsidR="00F10FB5" w:rsidRDefault="00F10FB5" w:rsidP="009203A6">
            <w:pPr>
              <w:widowControl w:val="0"/>
              <w:spacing w:after="0" w:line="240" w:lineRule="auto"/>
              <w:rPr>
                <w:color w:val="000000" w:themeColor="text1"/>
              </w:rPr>
            </w:pPr>
            <w:r>
              <w:rPr>
                <w:color w:val="000000" w:themeColor="text1"/>
              </w:rPr>
              <w:t>HOBO U20L-01</w:t>
            </w:r>
          </w:p>
        </w:tc>
        <w:tc>
          <w:tcPr>
            <w:tcW w:w="785" w:type="pct"/>
            <w:shd w:val="clear" w:color="auto" w:fill="auto"/>
            <w:tcMar>
              <w:top w:w="100" w:type="dxa"/>
              <w:left w:w="100" w:type="dxa"/>
              <w:bottom w:w="100" w:type="dxa"/>
              <w:right w:w="100" w:type="dxa"/>
            </w:tcMar>
          </w:tcPr>
          <w:p w14:paraId="363AD3E0" w14:textId="6D061FA5" w:rsidR="00F10FB5" w:rsidRDefault="00F10FB5" w:rsidP="009203A6">
            <w:pPr>
              <w:widowControl w:val="0"/>
              <w:spacing w:after="0" w:line="240" w:lineRule="auto"/>
              <w:rPr>
                <w:color w:val="000000" w:themeColor="text1"/>
              </w:rPr>
            </w:pPr>
            <w:r>
              <w:rPr>
                <w:color w:val="000000" w:themeColor="text1"/>
              </w:rPr>
              <w:t>KR01_BaroP</w:t>
            </w:r>
          </w:p>
        </w:tc>
        <w:tc>
          <w:tcPr>
            <w:tcW w:w="654" w:type="pct"/>
            <w:shd w:val="clear" w:color="auto" w:fill="auto"/>
            <w:tcMar>
              <w:top w:w="100" w:type="dxa"/>
              <w:left w:w="100" w:type="dxa"/>
              <w:bottom w:w="100" w:type="dxa"/>
              <w:right w:w="100" w:type="dxa"/>
            </w:tcMar>
          </w:tcPr>
          <w:p w14:paraId="09DEFFC9" w14:textId="5A0F0C2C" w:rsidR="00F10FB5" w:rsidRPr="009E0553" w:rsidRDefault="00F10FB5" w:rsidP="009203A6">
            <w:pPr>
              <w:widowControl w:val="0"/>
              <w:spacing w:after="0" w:line="240" w:lineRule="auto"/>
              <w:rPr>
                <w:color w:val="000000" w:themeColor="text1"/>
              </w:rPr>
            </w:pPr>
            <w:r w:rsidRPr="009E0553">
              <w:rPr>
                <w:color w:val="000000" w:themeColor="text1"/>
              </w:rPr>
              <w:t>51.</w:t>
            </w:r>
            <w:r>
              <w:rPr>
                <w:color w:val="000000" w:themeColor="text1"/>
              </w:rPr>
              <w:t>4634</w:t>
            </w:r>
          </w:p>
        </w:tc>
        <w:tc>
          <w:tcPr>
            <w:tcW w:w="1604" w:type="pct"/>
            <w:shd w:val="clear" w:color="auto" w:fill="auto"/>
            <w:tcMar>
              <w:top w:w="100" w:type="dxa"/>
              <w:left w:w="100" w:type="dxa"/>
              <w:bottom w:w="100" w:type="dxa"/>
              <w:right w:w="100" w:type="dxa"/>
            </w:tcMar>
          </w:tcPr>
          <w:p w14:paraId="4B077977" w14:textId="77976574" w:rsidR="00F10FB5" w:rsidRPr="009E0553" w:rsidRDefault="00F10FB5" w:rsidP="009203A6">
            <w:pPr>
              <w:widowControl w:val="0"/>
              <w:spacing w:after="0" w:line="240" w:lineRule="auto"/>
              <w:rPr>
                <w:color w:val="000000" w:themeColor="text1"/>
              </w:rPr>
            </w:pPr>
            <w:r w:rsidRPr="009E0553">
              <w:rPr>
                <w:color w:val="000000" w:themeColor="text1"/>
              </w:rPr>
              <w:t>-127.</w:t>
            </w:r>
            <w:r>
              <w:rPr>
                <w:color w:val="000000" w:themeColor="text1"/>
              </w:rPr>
              <w:t>4830</w:t>
            </w:r>
          </w:p>
        </w:tc>
      </w:tr>
      <w:tr w:rsidR="00F10FB5" w:rsidRPr="009E0553" w14:paraId="77688FD6" w14:textId="77777777" w:rsidTr="00D44EA1">
        <w:trPr>
          <w:trHeight w:val="272"/>
        </w:trPr>
        <w:tc>
          <w:tcPr>
            <w:tcW w:w="1150" w:type="pct"/>
          </w:tcPr>
          <w:p w14:paraId="7CE80FA9" w14:textId="4B519D42" w:rsidR="00F10FB5" w:rsidRDefault="00F10FB5" w:rsidP="009203A6">
            <w:pPr>
              <w:widowControl w:val="0"/>
              <w:spacing w:after="0" w:line="240" w:lineRule="auto"/>
              <w:rPr>
                <w:color w:val="000000" w:themeColor="text1"/>
              </w:rPr>
            </w:pPr>
            <w:r>
              <w:rPr>
                <w:color w:val="000000" w:themeColor="text1"/>
              </w:rPr>
              <w:t xml:space="preserve">Pressure transducer </w:t>
            </w:r>
            <w:r w:rsidR="00155AAF">
              <w:rPr>
                <w:color w:val="000000" w:themeColor="text1"/>
              </w:rPr>
              <w:t>deployed</w:t>
            </w:r>
            <w:r>
              <w:rPr>
                <w:color w:val="000000" w:themeColor="text1"/>
              </w:rPr>
              <w:t xml:space="preserve"> to measure barometric pressure (</w:t>
            </w:r>
            <w:proofErr w:type="spellStart"/>
            <w:r>
              <w:rPr>
                <w:color w:val="000000" w:themeColor="text1"/>
              </w:rPr>
              <w:t>BaroP</w:t>
            </w:r>
            <w:proofErr w:type="spellEnd"/>
            <w:r>
              <w:rPr>
                <w:color w:val="000000" w:themeColor="text1"/>
              </w:rPr>
              <w:t>) above water</w:t>
            </w:r>
          </w:p>
        </w:tc>
        <w:tc>
          <w:tcPr>
            <w:tcW w:w="807" w:type="pct"/>
            <w:shd w:val="clear" w:color="auto" w:fill="auto"/>
            <w:tcMar>
              <w:top w:w="100" w:type="dxa"/>
              <w:left w:w="100" w:type="dxa"/>
              <w:bottom w:w="100" w:type="dxa"/>
              <w:right w:w="100" w:type="dxa"/>
            </w:tcMar>
          </w:tcPr>
          <w:p w14:paraId="4FE41A3D" w14:textId="69159AFF" w:rsidR="00F10FB5" w:rsidRDefault="00F10FB5" w:rsidP="009203A6">
            <w:pPr>
              <w:widowControl w:val="0"/>
              <w:spacing w:after="0" w:line="240" w:lineRule="auto"/>
              <w:rPr>
                <w:color w:val="000000" w:themeColor="text1"/>
              </w:rPr>
            </w:pPr>
            <w:r>
              <w:rPr>
                <w:color w:val="000000" w:themeColor="text1"/>
              </w:rPr>
              <w:t>HOBO U20L-01</w:t>
            </w:r>
          </w:p>
        </w:tc>
        <w:tc>
          <w:tcPr>
            <w:tcW w:w="785" w:type="pct"/>
            <w:shd w:val="clear" w:color="auto" w:fill="auto"/>
            <w:tcMar>
              <w:top w:w="100" w:type="dxa"/>
              <w:left w:w="100" w:type="dxa"/>
              <w:bottom w:w="100" w:type="dxa"/>
              <w:right w:w="100" w:type="dxa"/>
            </w:tcMar>
          </w:tcPr>
          <w:p w14:paraId="7CCF7D7C" w14:textId="671F2DFE" w:rsidR="00F10FB5" w:rsidRDefault="00F10FB5" w:rsidP="009203A6">
            <w:pPr>
              <w:widowControl w:val="0"/>
              <w:spacing w:after="0" w:line="240" w:lineRule="auto"/>
              <w:rPr>
                <w:color w:val="000000" w:themeColor="text1"/>
              </w:rPr>
            </w:pPr>
            <w:r>
              <w:rPr>
                <w:color w:val="000000" w:themeColor="text1"/>
              </w:rPr>
              <w:t>KR01_BaroP2</w:t>
            </w:r>
          </w:p>
        </w:tc>
        <w:tc>
          <w:tcPr>
            <w:tcW w:w="654" w:type="pct"/>
            <w:shd w:val="clear" w:color="auto" w:fill="auto"/>
            <w:tcMar>
              <w:top w:w="100" w:type="dxa"/>
              <w:left w:w="100" w:type="dxa"/>
              <w:bottom w:w="100" w:type="dxa"/>
              <w:right w:w="100" w:type="dxa"/>
            </w:tcMar>
          </w:tcPr>
          <w:p w14:paraId="3F0DEA65" w14:textId="08A612A3" w:rsidR="00F10FB5" w:rsidRPr="009E0553" w:rsidRDefault="00F10FB5" w:rsidP="009203A6">
            <w:pPr>
              <w:widowControl w:val="0"/>
              <w:spacing w:after="0" w:line="240" w:lineRule="auto"/>
              <w:rPr>
                <w:color w:val="000000" w:themeColor="text1"/>
              </w:rPr>
            </w:pPr>
            <w:r w:rsidRPr="009E0553">
              <w:rPr>
                <w:color w:val="000000" w:themeColor="text1"/>
              </w:rPr>
              <w:t>51.</w:t>
            </w:r>
            <w:r>
              <w:rPr>
                <w:color w:val="000000" w:themeColor="text1"/>
              </w:rPr>
              <w:t>4634</w:t>
            </w:r>
          </w:p>
        </w:tc>
        <w:tc>
          <w:tcPr>
            <w:tcW w:w="1604" w:type="pct"/>
            <w:shd w:val="clear" w:color="auto" w:fill="auto"/>
            <w:tcMar>
              <w:top w:w="100" w:type="dxa"/>
              <w:left w:w="100" w:type="dxa"/>
              <w:bottom w:w="100" w:type="dxa"/>
              <w:right w:w="100" w:type="dxa"/>
            </w:tcMar>
          </w:tcPr>
          <w:p w14:paraId="13E5F159" w14:textId="6625BBC6" w:rsidR="00F10FB5" w:rsidRPr="009E0553" w:rsidRDefault="00F10FB5" w:rsidP="009203A6">
            <w:pPr>
              <w:widowControl w:val="0"/>
              <w:spacing w:after="0" w:line="240" w:lineRule="auto"/>
              <w:rPr>
                <w:color w:val="000000" w:themeColor="text1"/>
              </w:rPr>
            </w:pPr>
            <w:r w:rsidRPr="009E0553">
              <w:rPr>
                <w:color w:val="000000" w:themeColor="text1"/>
              </w:rPr>
              <w:t>-127.</w:t>
            </w:r>
            <w:r>
              <w:rPr>
                <w:color w:val="000000" w:themeColor="text1"/>
              </w:rPr>
              <w:t>4830</w:t>
            </w:r>
          </w:p>
        </w:tc>
      </w:tr>
      <w:tr w:rsidR="00F10FB5" w:rsidRPr="009E0553" w14:paraId="4D1F00B4" w14:textId="77777777" w:rsidTr="00D44EA1">
        <w:trPr>
          <w:trHeight w:val="272"/>
        </w:trPr>
        <w:tc>
          <w:tcPr>
            <w:tcW w:w="1150" w:type="pct"/>
          </w:tcPr>
          <w:p w14:paraId="3D415D92" w14:textId="3E161DC1" w:rsidR="00F10FB5" w:rsidRDefault="00F10FB5" w:rsidP="009203A6">
            <w:pPr>
              <w:widowControl w:val="0"/>
              <w:spacing w:after="0" w:line="240" w:lineRule="auto"/>
              <w:rPr>
                <w:color w:val="000000" w:themeColor="text1"/>
              </w:rPr>
            </w:pPr>
            <w:r>
              <w:rPr>
                <w:color w:val="000000" w:themeColor="text1"/>
              </w:rPr>
              <w:t>Pressure Transducer (PT) deployed in water</w:t>
            </w:r>
          </w:p>
        </w:tc>
        <w:tc>
          <w:tcPr>
            <w:tcW w:w="807" w:type="pct"/>
            <w:shd w:val="clear" w:color="auto" w:fill="auto"/>
            <w:tcMar>
              <w:top w:w="100" w:type="dxa"/>
              <w:left w:w="100" w:type="dxa"/>
              <w:bottom w:w="100" w:type="dxa"/>
              <w:right w:w="100" w:type="dxa"/>
            </w:tcMar>
          </w:tcPr>
          <w:p w14:paraId="5B155F01" w14:textId="6DADBD3A" w:rsidR="00F10FB5" w:rsidRPr="009E0553" w:rsidRDefault="00F10FB5" w:rsidP="009203A6">
            <w:pPr>
              <w:widowControl w:val="0"/>
              <w:spacing w:after="0" w:line="240" w:lineRule="auto"/>
              <w:rPr>
                <w:color w:val="000000" w:themeColor="text1"/>
              </w:rPr>
            </w:pPr>
            <w:r>
              <w:rPr>
                <w:color w:val="000000" w:themeColor="text1"/>
              </w:rPr>
              <w:t>HOBO U20L-01</w:t>
            </w:r>
          </w:p>
        </w:tc>
        <w:tc>
          <w:tcPr>
            <w:tcW w:w="785" w:type="pct"/>
            <w:shd w:val="clear" w:color="auto" w:fill="auto"/>
            <w:tcMar>
              <w:top w:w="100" w:type="dxa"/>
              <w:left w:w="100" w:type="dxa"/>
              <w:bottom w:w="100" w:type="dxa"/>
              <w:right w:w="100" w:type="dxa"/>
            </w:tcMar>
          </w:tcPr>
          <w:p w14:paraId="5DEA8AFE" w14:textId="44F23D4A" w:rsidR="00F10FB5" w:rsidRPr="009E0553" w:rsidRDefault="00F10FB5" w:rsidP="009203A6">
            <w:pPr>
              <w:widowControl w:val="0"/>
              <w:spacing w:after="0" w:line="240" w:lineRule="auto"/>
              <w:rPr>
                <w:color w:val="000000" w:themeColor="text1"/>
              </w:rPr>
            </w:pPr>
            <w:r>
              <w:rPr>
                <w:color w:val="000000" w:themeColor="text1"/>
              </w:rPr>
              <w:t>KR01_PT2</w:t>
            </w:r>
          </w:p>
        </w:tc>
        <w:tc>
          <w:tcPr>
            <w:tcW w:w="654" w:type="pct"/>
            <w:shd w:val="clear" w:color="auto" w:fill="auto"/>
            <w:tcMar>
              <w:top w:w="100" w:type="dxa"/>
              <w:left w:w="100" w:type="dxa"/>
              <w:bottom w:w="100" w:type="dxa"/>
              <w:right w:w="100" w:type="dxa"/>
            </w:tcMar>
          </w:tcPr>
          <w:p w14:paraId="09E3261E" w14:textId="47BC8446" w:rsidR="00F10FB5" w:rsidRPr="009E0553" w:rsidRDefault="00F10FB5" w:rsidP="009203A6">
            <w:pPr>
              <w:widowControl w:val="0"/>
              <w:spacing w:after="0" w:line="240" w:lineRule="auto"/>
              <w:rPr>
                <w:color w:val="000000" w:themeColor="text1"/>
              </w:rPr>
            </w:pPr>
            <w:r>
              <w:rPr>
                <w:color w:val="000000" w:themeColor="text1"/>
              </w:rPr>
              <w:t>51.4632</w:t>
            </w:r>
            <w:r w:rsidRPr="009E0553">
              <w:rPr>
                <w:color w:val="000000" w:themeColor="text1"/>
              </w:rPr>
              <w:t xml:space="preserve"> </w:t>
            </w:r>
          </w:p>
        </w:tc>
        <w:tc>
          <w:tcPr>
            <w:tcW w:w="1604" w:type="pct"/>
            <w:shd w:val="clear" w:color="auto" w:fill="auto"/>
            <w:tcMar>
              <w:top w:w="100" w:type="dxa"/>
              <w:left w:w="100" w:type="dxa"/>
              <w:bottom w:w="100" w:type="dxa"/>
              <w:right w:w="100" w:type="dxa"/>
            </w:tcMar>
          </w:tcPr>
          <w:p w14:paraId="6A39F954" w14:textId="6B98113D" w:rsidR="00F10FB5" w:rsidRPr="009E0553" w:rsidRDefault="00F10FB5" w:rsidP="009203A6">
            <w:pPr>
              <w:widowControl w:val="0"/>
              <w:spacing w:after="0" w:line="240" w:lineRule="auto"/>
              <w:rPr>
                <w:color w:val="000000" w:themeColor="text1"/>
              </w:rPr>
            </w:pPr>
            <w:r w:rsidRPr="009E0553">
              <w:rPr>
                <w:color w:val="000000" w:themeColor="text1"/>
              </w:rPr>
              <w:t>-</w:t>
            </w:r>
            <w:r>
              <w:rPr>
                <w:color w:val="000000" w:themeColor="text1"/>
              </w:rPr>
              <w:t>127.4830</w:t>
            </w:r>
            <w:r w:rsidRPr="009E0553">
              <w:rPr>
                <w:color w:val="000000" w:themeColor="text1"/>
              </w:rPr>
              <w:t xml:space="preserve"> </w:t>
            </w:r>
          </w:p>
        </w:tc>
      </w:tr>
    </w:tbl>
    <w:p w14:paraId="0964BEB1" w14:textId="3D9DD8EF" w:rsidR="00783CD2" w:rsidRPr="009E0553" w:rsidRDefault="009E0553" w:rsidP="009E0553">
      <w:pPr>
        <w:pStyle w:val="Caption"/>
        <w:rPr>
          <w:color w:val="000000" w:themeColor="text1"/>
        </w:rPr>
      </w:pPr>
      <w:bookmarkStart w:id="7" w:name="_Ref18491686"/>
      <w:r w:rsidRPr="009E0553">
        <w:rPr>
          <w:color w:val="000000" w:themeColor="text1"/>
        </w:rPr>
        <w:t xml:space="preserve">Table </w:t>
      </w:r>
      <w:r w:rsidRPr="009E0553">
        <w:rPr>
          <w:color w:val="000000" w:themeColor="text1"/>
        </w:rPr>
        <w:fldChar w:fldCharType="begin"/>
      </w:r>
      <w:r w:rsidRPr="009E0553">
        <w:rPr>
          <w:color w:val="000000" w:themeColor="text1"/>
        </w:rPr>
        <w:instrText xml:space="preserve"> SEQ Table \* ARABIC </w:instrText>
      </w:r>
      <w:r w:rsidRPr="009E0553">
        <w:rPr>
          <w:color w:val="000000" w:themeColor="text1"/>
        </w:rPr>
        <w:fldChar w:fldCharType="separate"/>
      </w:r>
      <w:r w:rsidR="00A14755">
        <w:rPr>
          <w:noProof/>
          <w:color w:val="000000" w:themeColor="text1"/>
        </w:rPr>
        <w:t>1</w:t>
      </w:r>
      <w:r w:rsidRPr="009E0553">
        <w:rPr>
          <w:color w:val="000000" w:themeColor="text1"/>
        </w:rPr>
        <w:fldChar w:fldCharType="end"/>
      </w:r>
      <w:bookmarkEnd w:id="7"/>
      <w:r w:rsidR="00FC2DB7">
        <w:rPr>
          <w:color w:val="000000" w:themeColor="text1"/>
        </w:rPr>
        <w:t>.</w:t>
      </w:r>
      <w:r w:rsidRPr="009E0553">
        <w:rPr>
          <w:color w:val="000000" w:themeColor="text1"/>
        </w:rPr>
        <w:t xml:space="preserve"> </w:t>
      </w:r>
      <w:r w:rsidR="000B668D" w:rsidRPr="009E0553">
        <w:rPr>
          <w:color w:val="000000" w:themeColor="text1"/>
          <w:sz w:val="20"/>
          <w:szCs w:val="20"/>
        </w:rPr>
        <w:t xml:space="preserve"> Detailed location information for </w:t>
      </w:r>
      <w:r w:rsidR="00E25C65">
        <w:rPr>
          <w:color w:val="000000" w:themeColor="text1"/>
          <w:sz w:val="20"/>
          <w:szCs w:val="20"/>
        </w:rPr>
        <w:t>stream monitoring installations at the studied river</w:t>
      </w:r>
      <w:r w:rsidR="000B668D" w:rsidRPr="009E0553">
        <w:rPr>
          <w:color w:val="000000" w:themeColor="text1"/>
          <w:sz w:val="20"/>
          <w:szCs w:val="20"/>
        </w:rPr>
        <w:t xml:space="preserve">. </w:t>
      </w:r>
    </w:p>
    <w:p w14:paraId="47C5EB18" w14:textId="77777777" w:rsidR="002467EA" w:rsidRPr="002467EA" w:rsidRDefault="002467EA" w:rsidP="002467EA">
      <w:bookmarkStart w:id="8" w:name="_heading=h.uo343uko4pwj" w:colFirst="0" w:colLast="0"/>
      <w:bookmarkEnd w:id="8"/>
    </w:p>
    <w:p w14:paraId="78F440F9" w14:textId="078384A1" w:rsidR="00783CD2" w:rsidRDefault="000B668D">
      <w:pPr>
        <w:pStyle w:val="Title"/>
        <w:rPr>
          <w:sz w:val="24"/>
          <w:szCs w:val="24"/>
        </w:rPr>
      </w:pPr>
      <w:r>
        <w:rPr>
          <w:sz w:val="24"/>
          <w:szCs w:val="24"/>
        </w:rPr>
        <w:t>Methods:</w:t>
      </w:r>
    </w:p>
    <w:p w14:paraId="7B24B4B2" w14:textId="45672706" w:rsidR="005B38D3" w:rsidRPr="00B02718" w:rsidRDefault="005B38D3" w:rsidP="005B38D3">
      <w:pPr>
        <w:rPr>
          <w:b/>
        </w:rPr>
      </w:pPr>
      <w:r>
        <w:rPr>
          <w:b/>
        </w:rPr>
        <w:t>Study Area Description</w:t>
      </w:r>
    </w:p>
    <w:p w14:paraId="2B9AB1F5" w14:textId="0AAA416E" w:rsidR="005B38D3" w:rsidRPr="00155AAF" w:rsidRDefault="005B38D3" w:rsidP="005B38D3">
      <w:r>
        <w:t xml:space="preserve">The </w:t>
      </w:r>
      <w:proofErr w:type="spellStart"/>
      <w:r>
        <w:t>Koeye</w:t>
      </w:r>
      <w:proofErr w:type="spellEnd"/>
      <w:r>
        <w:t xml:space="preserve"> River drains a </w:t>
      </w:r>
      <w:r w:rsidR="00EE45A8">
        <w:t xml:space="preserve">171 </w:t>
      </w:r>
      <w:r>
        <w:t>km</w:t>
      </w:r>
      <w:r w:rsidRPr="00155AAF">
        <w:rPr>
          <w:vertAlign w:val="superscript"/>
        </w:rPr>
        <w:t xml:space="preserve">2 </w:t>
      </w:r>
      <w:r>
        <w:t xml:space="preserve">coastal watershed located on the mainland coast </w:t>
      </w:r>
      <w:r w:rsidR="00710CC7">
        <w:t xml:space="preserve">of British Columbia </w:t>
      </w:r>
      <w:r>
        <w:t>adjacent to Fitz Hugh Sound</w:t>
      </w:r>
      <w:r w:rsidR="00412F8D">
        <w:t>. The</w:t>
      </w:r>
      <w:r>
        <w:t xml:space="preserve"> watershed ranges from a maximum elevation of </w:t>
      </w:r>
      <w:r w:rsidR="00EE45A8">
        <w:t xml:space="preserve">1304 </w:t>
      </w:r>
      <w:r>
        <w:t>m to sea-level.</w:t>
      </w:r>
      <w:r w:rsidR="001E0F88">
        <w:t xml:space="preserve"> The climate is characterized by ocean-moderated temperatures, and heavy precipitation – primarily </w:t>
      </w:r>
      <w:r w:rsidR="00EE45A8">
        <w:t xml:space="preserve">as </w:t>
      </w:r>
      <w:r w:rsidR="001E0F88">
        <w:t xml:space="preserve">rain – that increases with elevation. </w:t>
      </w:r>
      <w:r w:rsidR="00710CC7">
        <w:t xml:space="preserve">A seasonal snowpack is found at higher elevations. </w:t>
      </w:r>
      <w:r w:rsidR="00412F8D">
        <w:t>The vegetation is temperate rainforest</w:t>
      </w:r>
      <w:r w:rsidR="00DE65FE">
        <w:t xml:space="preserve"> and </w:t>
      </w:r>
      <w:r w:rsidR="00412F8D">
        <w:t>a large lake occupies a mid-catchment position (</w:t>
      </w:r>
      <w:proofErr w:type="spellStart"/>
      <w:r w:rsidR="00412F8D">
        <w:t>Housty</w:t>
      </w:r>
      <w:proofErr w:type="spellEnd"/>
      <w:r w:rsidR="00412F8D">
        <w:t xml:space="preserve"> et al., 2014). </w:t>
      </w:r>
      <w:r w:rsidR="008235DF">
        <w:t>The watershed has long been used by the Indigenous people yet is largely unimpacted by industrial activities</w:t>
      </w:r>
      <w:r w:rsidR="004828FC">
        <w:t xml:space="preserve"> and continues to support significant salmon and grizzly bear populations</w:t>
      </w:r>
      <w:r w:rsidR="008235DF">
        <w:t xml:space="preserve"> (</w:t>
      </w:r>
      <w:proofErr w:type="spellStart"/>
      <w:r w:rsidR="008235DF">
        <w:t>Housty</w:t>
      </w:r>
      <w:proofErr w:type="spellEnd"/>
      <w:r w:rsidR="008235DF">
        <w:t xml:space="preserve"> et al.</w:t>
      </w:r>
      <w:r w:rsidR="00412F8D">
        <w:t>,</w:t>
      </w:r>
      <w:r w:rsidR="008235DF">
        <w:t xml:space="preserve"> 2014</w:t>
      </w:r>
      <w:r w:rsidR="00FD0BF5">
        <w:t>; Atlas et al., 2017</w:t>
      </w:r>
      <w:r w:rsidR="008235DF">
        <w:t>).</w:t>
      </w:r>
      <w:r>
        <w:t xml:space="preserve"> </w:t>
      </w:r>
      <w:r w:rsidR="00BD18B8">
        <w:t xml:space="preserve">However, </w:t>
      </w:r>
      <w:r w:rsidR="003C0CA1">
        <w:t xml:space="preserve">climate change may impact salmon survival in this watershed via alterations to </w:t>
      </w:r>
      <w:r w:rsidR="00BD18B8">
        <w:t>streamflow and stream temperature (Atlas et al., 202</w:t>
      </w:r>
      <w:r w:rsidR="003C0CA1">
        <w:t>1</w:t>
      </w:r>
      <w:r w:rsidR="00BD18B8">
        <w:t>).</w:t>
      </w:r>
    </w:p>
    <w:p w14:paraId="1D1571ED" w14:textId="5BAA3406" w:rsidR="001466CB" w:rsidRPr="00155AAF" w:rsidRDefault="001466CB" w:rsidP="005B38D3">
      <w:pPr>
        <w:rPr>
          <w:b/>
        </w:rPr>
      </w:pPr>
      <w:r w:rsidRPr="00155AAF">
        <w:rPr>
          <w:b/>
        </w:rPr>
        <w:t>Site Selection and Sensor Installation</w:t>
      </w:r>
    </w:p>
    <w:p w14:paraId="0782B96B" w14:textId="4095D884" w:rsidR="005B38D3" w:rsidRDefault="00C1483C" w:rsidP="00055024">
      <w:r>
        <w:t xml:space="preserve">Sensors were installed in </w:t>
      </w:r>
      <w:r w:rsidR="003A0500">
        <w:t xml:space="preserve">2017 </w:t>
      </w:r>
      <w:r>
        <w:t>after using</w:t>
      </w:r>
      <w:r w:rsidR="00710CC7">
        <w:t xml:space="preserve"> several reconnaissance trips and local knowledge to select</w:t>
      </w:r>
      <w:r w:rsidR="005B38D3">
        <w:t xml:space="preserve"> a site that is suitable for gauging and for monitoring river water quality</w:t>
      </w:r>
      <w:r w:rsidR="00E06020">
        <w:t>, representative of the watershed outlet to the ocean</w:t>
      </w:r>
      <w:r w:rsidR="005B38D3">
        <w:t>. This required finding a site that is upstream of tidal influences on river stage or chemistry (salinity).</w:t>
      </w:r>
      <w:r w:rsidR="00E06020">
        <w:t xml:space="preserve"> </w:t>
      </w:r>
      <w:r w:rsidR="005B38D3">
        <w:t xml:space="preserve">We </w:t>
      </w:r>
      <w:r w:rsidR="00E06020">
        <w:t>conducted</w:t>
      </w:r>
      <w:r w:rsidR="005B38D3">
        <w:t xml:space="preserve"> </w:t>
      </w:r>
      <w:r w:rsidR="00E06020">
        <w:t xml:space="preserve">multiple </w:t>
      </w:r>
      <w:r w:rsidR="005B38D3">
        <w:t>re</w:t>
      </w:r>
      <w:r w:rsidR="00E06020">
        <w:t>connaissance</w:t>
      </w:r>
      <w:r w:rsidR="005B38D3">
        <w:t xml:space="preserve"> walk</w:t>
      </w:r>
      <w:r w:rsidR="00E06020">
        <w:t>s</w:t>
      </w:r>
      <w:r w:rsidR="005B38D3">
        <w:t xml:space="preserve"> of the lower reach, consul</w:t>
      </w:r>
      <w:r w:rsidR="00E06020">
        <w:t>ted</w:t>
      </w:r>
      <w:r w:rsidR="005B38D3">
        <w:t xml:space="preserve"> with local knowledge holders, and measur</w:t>
      </w:r>
      <w:r w:rsidR="00E06020">
        <w:t>ed</w:t>
      </w:r>
      <w:r w:rsidR="005B38D3">
        <w:t xml:space="preserve"> </w:t>
      </w:r>
      <w:r w:rsidR="00E06020">
        <w:t>electrical conductivity at numerous locations between the estuary and freshwater. Hydrologists Dr. William Floyd and Maartje Korver evaluate</w:t>
      </w:r>
      <w:r w:rsidR="00436CCC">
        <w:t>d</w:t>
      </w:r>
      <w:r w:rsidR="00E06020">
        <w:t xml:space="preserve"> site suitability for gauging. Dr. Will Atlas and William </w:t>
      </w:r>
      <w:proofErr w:type="spellStart"/>
      <w:r w:rsidR="00E06020">
        <w:t>Housty</w:t>
      </w:r>
      <w:proofErr w:type="spellEnd"/>
      <w:r w:rsidR="00E06020">
        <w:t xml:space="preserve"> shared </w:t>
      </w:r>
      <w:r w:rsidR="005B38D3">
        <w:t>their prior knowledge of tidal influence on the lower reaches</w:t>
      </w:r>
      <w:r w:rsidR="00E06020">
        <w:t>. The lower river has a low gradient and thus tidal influences far up from the large obviously estuarine areas. Options for gauging locations are limited due to either channel geometry (upstream) or tidal influences (downstream). The best available site was selected, just above the zone of regular tidal influence.</w:t>
      </w:r>
      <w:r w:rsidR="00A66A68">
        <w:t xml:space="preserve"> Subsequent monitoring of the site shows rare occasions of saltwater </w:t>
      </w:r>
      <w:r w:rsidR="00C00BDF">
        <w:t xml:space="preserve">apparently </w:t>
      </w:r>
      <w:r w:rsidR="00A66A68">
        <w:t>reaching the station, potentially due to a combination of very high tide and low flow.</w:t>
      </w:r>
    </w:p>
    <w:p w14:paraId="5A641E5E" w14:textId="06FA1A93" w:rsidR="00087B6F" w:rsidRDefault="00E3395D" w:rsidP="00087B6F">
      <w:pPr>
        <w:rPr>
          <w:iCs/>
          <w:color w:val="000000" w:themeColor="text1"/>
        </w:rPr>
      </w:pPr>
      <w:r>
        <w:rPr>
          <w:iCs/>
          <w:color w:val="000000" w:themeColor="text1"/>
        </w:rPr>
        <w:t>Both the stream stage (</w:t>
      </w:r>
      <w:r>
        <w:rPr>
          <w:color w:val="000000" w:themeColor="text1"/>
        </w:rPr>
        <w:t xml:space="preserve">HOBO U20L-01) </w:t>
      </w:r>
      <w:r>
        <w:rPr>
          <w:iCs/>
          <w:color w:val="000000" w:themeColor="text1"/>
        </w:rPr>
        <w:t>and conductivity (</w:t>
      </w:r>
      <w:r>
        <w:rPr>
          <w:color w:val="000000" w:themeColor="text1"/>
        </w:rPr>
        <w:t>HOBO U24-001)</w:t>
      </w:r>
      <w:r>
        <w:rPr>
          <w:iCs/>
          <w:color w:val="000000" w:themeColor="text1"/>
        </w:rPr>
        <w:t xml:space="preserve"> s</w:t>
      </w:r>
      <w:r w:rsidR="00087B6F" w:rsidRPr="00087B6F">
        <w:rPr>
          <w:iCs/>
          <w:color w:val="000000" w:themeColor="text1"/>
        </w:rPr>
        <w:t xml:space="preserve">ensors are mounted </w:t>
      </w:r>
      <w:r>
        <w:rPr>
          <w:iCs/>
          <w:color w:val="000000" w:themeColor="text1"/>
        </w:rPr>
        <w:t xml:space="preserve">in separate installations that are side-by-side on river left, </w:t>
      </w:r>
      <w:r w:rsidR="00087B6F" w:rsidRPr="00087B6F">
        <w:rPr>
          <w:iCs/>
          <w:color w:val="000000" w:themeColor="text1"/>
        </w:rPr>
        <w:t>inside double-walled instrument housing, comprised of a PVC inner tube and surrounded by a rigid metal box-tube (</w:t>
      </w:r>
      <w:proofErr w:type="spellStart"/>
      <w:r w:rsidR="00087B6F" w:rsidRPr="00087B6F">
        <w:rPr>
          <w:iCs/>
          <w:color w:val="000000" w:themeColor="text1"/>
        </w:rPr>
        <w:t>Telespar</w:t>
      </w:r>
      <w:proofErr w:type="spellEnd"/>
      <w:r w:rsidR="00087B6F" w:rsidRPr="00087B6F">
        <w:rPr>
          <w:iCs/>
          <w:color w:val="000000" w:themeColor="text1"/>
        </w:rPr>
        <w:t xml:space="preserve">). The housing is rigidly attached to </w:t>
      </w:r>
      <w:r w:rsidR="00087B6F">
        <w:rPr>
          <w:iCs/>
          <w:color w:val="000000" w:themeColor="text1"/>
        </w:rPr>
        <w:t xml:space="preserve">exposed </w:t>
      </w:r>
      <w:r w:rsidR="00087B6F" w:rsidRPr="00087B6F">
        <w:rPr>
          <w:iCs/>
          <w:color w:val="000000" w:themeColor="text1"/>
        </w:rPr>
        <w:t xml:space="preserve">bedrock </w:t>
      </w:r>
      <w:r w:rsidR="00087B6F">
        <w:rPr>
          <w:iCs/>
          <w:color w:val="000000" w:themeColor="text1"/>
        </w:rPr>
        <w:t>with metal strapping and anchor bolts</w:t>
      </w:r>
      <w:r w:rsidR="00910A63">
        <w:rPr>
          <w:iCs/>
          <w:color w:val="000000" w:themeColor="text1"/>
        </w:rPr>
        <w:t xml:space="preserve"> (</w:t>
      </w:r>
      <w:r w:rsidR="00910A63" w:rsidRPr="00910A63">
        <w:rPr>
          <w:iCs/>
          <w:color w:val="000000" w:themeColor="text1"/>
          <w:szCs w:val="24"/>
        </w:rPr>
        <w:fldChar w:fldCharType="begin"/>
      </w:r>
      <w:r w:rsidR="00910A63" w:rsidRPr="00910A63">
        <w:rPr>
          <w:iCs/>
          <w:color w:val="000000" w:themeColor="text1"/>
          <w:szCs w:val="24"/>
        </w:rPr>
        <w:instrText xml:space="preserve"> REF _Ref82518802 \h  \* MERGEFORMAT </w:instrText>
      </w:r>
      <w:r w:rsidR="00910A63" w:rsidRPr="00910A63">
        <w:rPr>
          <w:iCs/>
          <w:color w:val="000000" w:themeColor="text1"/>
          <w:szCs w:val="24"/>
        </w:rPr>
      </w:r>
      <w:r w:rsidR="00910A63" w:rsidRPr="00910A63">
        <w:rPr>
          <w:iCs/>
          <w:color w:val="000000" w:themeColor="text1"/>
          <w:szCs w:val="24"/>
        </w:rPr>
        <w:fldChar w:fldCharType="separate"/>
      </w:r>
      <w:r w:rsidR="00910A63" w:rsidRPr="00910A63">
        <w:rPr>
          <w:szCs w:val="24"/>
        </w:rPr>
        <w:t xml:space="preserve">Figure </w:t>
      </w:r>
      <w:r w:rsidR="00910A63" w:rsidRPr="00910A63">
        <w:rPr>
          <w:noProof/>
          <w:szCs w:val="24"/>
        </w:rPr>
        <w:t>1</w:t>
      </w:r>
      <w:r w:rsidR="00910A63" w:rsidRPr="00910A63">
        <w:rPr>
          <w:iCs/>
          <w:color w:val="000000" w:themeColor="text1"/>
          <w:szCs w:val="24"/>
        </w:rPr>
        <w:fldChar w:fldCharType="end"/>
      </w:r>
      <w:r w:rsidR="00910A63">
        <w:rPr>
          <w:iCs/>
          <w:color w:val="000000" w:themeColor="text1"/>
        </w:rPr>
        <w:t>)</w:t>
      </w:r>
      <w:r w:rsidR="00087B6F" w:rsidRPr="00087B6F">
        <w:rPr>
          <w:iCs/>
          <w:color w:val="000000" w:themeColor="text1"/>
        </w:rPr>
        <w:t>.</w:t>
      </w:r>
      <w:r w:rsidR="00087B6F">
        <w:rPr>
          <w:iCs/>
          <w:color w:val="000000" w:themeColor="text1"/>
        </w:rPr>
        <w:t xml:space="preserve"> </w:t>
      </w:r>
      <w:r>
        <w:rPr>
          <w:iCs/>
          <w:color w:val="000000" w:themeColor="text1"/>
        </w:rPr>
        <w:t>Atmospheric pressure (</w:t>
      </w:r>
      <w:r>
        <w:rPr>
          <w:color w:val="000000" w:themeColor="text1"/>
        </w:rPr>
        <w:t xml:space="preserve">HOBO U20L-01) </w:t>
      </w:r>
      <w:r>
        <w:rPr>
          <w:iCs/>
          <w:color w:val="000000" w:themeColor="text1"/>
        </w:rPr>
        <w:t>is measured directly across the river, on river right, and the sensor is housed in a 1.5 m length of slotted PVC pipe inserted 1 m into the ground</w:t>
      </w:r>
      <w:r w:rsidR="00487B58">
        <w:rPr>
          <w:iCs/>
          <w:color w:val="000000" w:themeColor="text1"/>
        </w:rPr>
        <w:t xml:space="preserve"> (</w:t>
      </w:r>
      <w:r w:rsidR="00487B58" w:rsidRPr="00487B58">
        <w:rPr>
          <w:iCs/>
          <w:color w:val="000000" w:themeColor="text1"/>
          <w:sz w:val="24"/>
        </w:rPr>
        <w:fldChar w:fldCharType="begin"/>
      </w:r>
      <w:r w:rsidR="00487B58" w:rsidRPr="00487B58">
        <w:rPr>
          <w:iCs/>
          <w:color w:val="000000" w:themeColor="text1"/>
          <w:sz w:val="24"/>
        </w:rPr>
        <w:instrText xml:space="preserve"> REF _Ref82519844 \h </w:instrText>
      </w:r>
      <w:r w:rsidR="00487B58">
        <w:rPr>
          <w:iCs/>
          <w:color w:val="000000" w:themeColor="text1"/>
          <w:sz w:val="24"/>
        </w:rPr>
        <w:instrText xml:space="preserve"> \* MERGEFORMAT </w:instrText>
      </w:r>
      <w:r w:rsidR="00487B58" w:rsidRPr="00487B58">
        <w:rPr>
          <w:iCs/>
          <w:color w:val="000000" w:themeColor="text1"/>
          <w:sz w:val="24"/>
        </w:rPr>
      </w:r>
      <w:r w:rsidR="00487B58" w:rsidRPr="00487B58">
        <w:rPr>
          <w:iCs/>
          <w:color w:val="000000" w:themeColor="text1"/>
          <w:sz w:val="24"/>
        </w:rPr>
        <w:fldChar w:fldCharType="separate"/>
      </w:r>
      <w:r w:rsidR="00487B58" w:rsidRPr="00487B58">
        <w:t xml:space="preserve">Figure </w:t>
      </w:r>
      <w:r w:rsidR="00487B58" w:rsidRPr="00487B58">
        <w:rPr>
          <w:noProof/>
        </w:rPr>
        <w:t>2</w:t>
      </w:r>
      <w:r w:rsidR="00487B58" w:rsidRPr="00487B58">
        <w:rPr>
          <w:iCs/>
          <w:color w:val="000000" w:themeColor="text1"/>
          <w:sz w:val="24"/>
        </w:rPr>
        <w:fldChar w:fldCharType="end"/>
      </w:r>
      <w:r w:rsidR="00487B58">
        <w:rPr>
          <w:iCs/>
          <w:color w:val="000000" w:themeColor="text1"/>
        </w:rPr>
        <w:t>)</w:t>
      </w:r>
      <w:r>
        <w:rPr>
          <w:iCs/>
          <w:color w:val="000000" w:themeColor="text1"/>
        </w:rPr>
        <w:t xml:space="preserve">.  </w:t>
      </w:r>
    </w:p>
    <w:p w14:paraId="435B0AD8" w14:textId="2511A0E3" w:rsidR="00910A63" w:rsidRDefault="00BD5FBE" w:rsidP="00910A63">
      <w:pPr>
        <w:keepNext/>
      </w:pPr>
      <w:r>
        <w:rPr>
          <w:iCs/>
          <w:noProof/>
          <w:color w:val="000000" w:themeColor="text1"/>
        </w:rPr>
        <w:lastRenderedPageBreak/>
        <w:drawing>
          <wp:inline distT="0" distB="0" distL="0" distR="0" wp14:anchorId="393CCC3C" wp14:editId="2DF8E045">
            <wp:extent cx="2695433" cy="25168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210514_14265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4089" cy="2571615"/>
                    </a:xfrm>
                    <a:prstGeom prst="rect">
                      <a:avLst/>
                    </a:prstGeom>
                  </pic:spPr>
                </pic:pic>
              </a:graphicData>
            </a:graphic>
          </wp:inline>
        </w:drawing>
      </w:r>
      <w:r w:rsidR="00910A63">
        <w:t xml:space="preserve"> </w:t>
      </w:r>
      <w:r w:rsidR="00910A63">
        <w:rPr>
          <w:iCs/>
          <w:noProof/>
          <w:color w:val="000000" w:themeColor="text1"/>
        </w:rPr>
        <w:drawing>
          <wp:inline distT="0" distB="0" distL="0" distR="0" wp14:anchorId="06854FDC" wp14:editId="435553E8">
            <wp:extent cx="2756848" cy="3368040"/>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R01_PT2_2.png"/>
                    <pic:cNvPicPr/>
                  </pic:nvPicPr>
                  <pic:blipFill>
                    <a:blip r:embed="rId10">
                      <a:extLst>
                        <a:ext uri="{28A0092B-C50C-407E-A947-70E740481C1C}">
                          <a14:useLocalDpi xmlns:a14="http://schemas.microsoft.com/office/drawing/2010/main" val="0"/>
                        </a:ext>
                      </a:extLst>
                    </a:blip>
                    <a:stretch>
                      <a:fillRect/>
                    </a:stretch>
                  </pic:blipFill>
                  <pic:spPr>
                    <a:xfrm>
                      <a:off x="0" y="0"/>
                      <a:ext cx="2797356" cy="3417528"/>
                    </a:xfrm>
                    <a:prstGeom prst="rect">
                      <a:avLst/>
                    </a:prstGeom>
                  </pic:spPr>
                </pic:pic>
              </a:graphicData>
            </a:graphic>
          </wp:inline>
        </w:drawing>
      </w:r>
    </w:p>
    <w:p w14:paraId="16BBD896" w14:textId="0B0B0694" w:rsidR="00910A63" w:rsidRPr="00910A63" w:rsidRDefault="00910A63" w:rsidP="00910A63">
      <w:pPr>
        <w:pStyle w:val="Caption"/>
        <w:rPr>
          <w:color w:val="auto"/>
          <w:sz w:val="20"/>
          <w:szCs w:val="20"/>
        </w:rPr>
      </w:pPr>
      <w:bookmarkStart w:id="9" w:name="_Ref82518802"/>
      <w:r w:rsidRPr="00910A63">
        <w:rPr>
          <w:color w:val="auto"/>
          <w:sz w:val="20"/>
          <w:szCs w:val="20"/>
        </w:rPr>
        <w:t xml:space="preserve">Figure </w:t>
      </w:r>
      <w:r w:rsidRPr="00910A63">
        <w:rPr>
          <w:color w:val="auto"/>
          <w:sz w:val="20"/>
          <w:szCs w:val="20"/>
        </w:rPr>
        <w:fldChar w:fldCharType="begin"/>
      </w:r>
      <w:r w:rsidRPr="00910A63">
        <w:rPr>
          <w:color w:val="auto"/>
          <w:sz w:val="20"/>
          <w:szCs w:val="20"/>
        </w:rPr>
        <w:instrText xml:space="preserve"> SEQ Figure \* ARABIC </w:instrText>
      </w:r>
      <w:r w:rsidRPr="00910A63">
        <w:rPr>
          <w:color w:val="auto"/>
          <w:sz w:val="20"/>
          <w:szCs w:val="20"/>
        </w:rPr>
        <w:fldChar w:fldCharType="separate"/>
      </w:r>
      <w:r w:rsidR="001637C6">
        <w:rPr>
          <w:noProof/>
          <w:color w:val="auto"/>
          <w:sz w:val="20"/>
          <w:szCs w:val="20"/>
        </w:rPr>
        <w:t>1</w:t>
      </w:r>
      <w:r w:rsidRPr="00910A63">
        <w:rPr>
          <w:color w:val="auto"/>
          <w:sz w:val="20"/>
          <w:szCs w:val="20"/>
        </w:rPr>
        <w:fldChar w:fldCharType="end"/>
      </w:r>
      <w:bookmarkEnd w:id="9"/>
      <w:ins w:id="10" w:author="Emily" w:date="2022-01-27T10:19:00Z">
        <w:r w:rsidR="00A63A35">
          <w:rPr>
            <w:color w:val="auto"/>
            <w:sz w:val="20"/>
            <w:szCs w:val="20"/>
          </w:rPr>
          <w:t>.</w:t>
        </w:r>
      </w:ins>
      <w:del w:id="11" w:author="Emily" w:date="2022-01-27T10:19:00Z">
        <w:r w:rsidRPr="00910A63" w:rsidDel="00A63A35">
          <w:rPr>
            <w:color w:val="auto"/>
            <w:sz w:val="20"/>
            <w:szCs w:val="20"/>
          </w:rPr>
          <w:delText>)</w:delText>
        </w:r>
      </w:del>
      <w:r w:rsidRPr="00910A63">
        <w:rPr>
          <w:color w:val="auto"/>
          <w:sz w:val="20"/>
          <w:szCs w:val="20"/>
        </w:rPr>
        <w:t xml:space="preserve"> Sensors located on river left with </w:t>
      </w:r>
      <w:r w:rsidR="00C826F1">
        <w:rPr>
          <w:color w:val="auto"/>
          <w:sz w:val="20"/>
          <w:szCs w:val="20"/>
        </w:rPr>
        <w:t>water level sensor</w:t>
      </w:r>
      <w:r w:rsidRPr="00910A63">
        <w:rPr>
          <w:color w:val="auto"/>
          <w:sz w:val="20"/>
          <w:szCs w:val="20"/>
        </w:rPr>
        <w:t xml:space="preserve"> 2m </w:t>
      </w:r>
      <w:r w:rsidR="00C826F1">
        <w:rPr>
          <w:color w:val="auto"/>
          <w:sz w:val="20"/>
          <w:szCs w:val="20"/>
        </w:rPr>
        <w:t>upstream</w:t>
      </w:r>
      <w:r w:rsidRPr="00910A63">
        <w:rPr>
          <w:color w:val="auto"/>
          <w:sz w:val="20"/>
          <w:szCs w:val="20"/>
        </w:rPr>
        <w:t xml:space="preserve"> (left) of </w:t>
      </w:r>
      <w:r w:rsidR="00C826F1">
        <w:rPr>
          <w:color w:val="auto"/>
          <w:sz w:val="20"/>
          <w:szCs w:val="20"/>
        </w:rPr>
        <w:t>the conductivity sensor</w:t>
      </w:r>
      <w:r w:rsidRPr="00910A63">
        <w:rPr>
          <w:noProof/>
          <w:color w:val="auto"/>
          <w:sz w:val="20"/>
          <w:szCs w:val="20"/>
        </w:rPr>
        <w:t xml:space="preserve"> (right).</w:t>
      </w:r>
    </w:p>
    <w:p w14:paraId="45886B05" w14:textId="77777777" w:rsidR="00C826F1" w:rsidRDefault="002547B9" w:rsidP="00C826F1">
      <w:pPr>
        <w:keepNext/>
      </w:pPr>
      <w:r>
        <w:rPr>
          <w:iCs/>
          <w:color w:val="000000" w:themeColor="text1"/>
        </w:rPr>
        <w:t xml:space="preserve">  </w:t>
      </w:r>
      <w:r w:rsidR="00C826F1">
        <w:rPr>
          <w:iCs/>
          <w:noProof/>
          <w:color w:val="000000" w:themeColor="text1"/>
        </w:rPr>
        <w:drawing>
          <wp:inline distT="0" distB="0" distL="0" distR="0" wp14:anchorId="5704C250" wp14:editId="54CFC7B0">
            <wp:extent cx="2524125" cy="336550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R01_Baro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4535" cy="3366047"/>
                    </a:xfrm>
                    <a:prstGeom prst="rect">
                      <a:avLst/>
                    </a:prstGeom>
                  </pic:spPr>
                </pic:pic>
              </a:graphicData>
            </a:graphic>
          </wp:inline>
        </w:drawing>
      </w:r>
    </w:p>
    <w:p w14:paraId="32A5FA77" w14:textId="4CCE867C" w:rsidR="00BD5FBE" w:rsidRPr="00C826F1" w:rsidRDefault="00C826F1" w:rsidP="00C826F1">
      <w:pPr>
        <w:pStyle w:val="Caption"/>
        <w:rPr>
          <w:iCs w:val="0"/>
          <w:color w:val="auto"/>
          <w:sz w:val="20"/>
        </w:rPr>
      </w:pPr>
      <w:bookmarkStart w:id="12" w:name="_Ref82519844"/>
      <w:r w:rsidRPr="00C826F1">
        <w:rPr>
          <w:color w:val="auto"/>
          <w:sz w:val="20"/>
        </w:rPr>
        <w:t xml:space="preserve">Figure </w:t>
      </w:r>
      <w:r w:rsidRPr="00C826F1">
        <w:rPr>
          <w:color w:val="auto"/>
          <w:sz w:val="20"/>
        </w:rPr>
        <w:fldChar w:fldCharType="begin"/>
      </w:r>
      <w:r w:rsidRPr="00C826F1">
        <w:rPr>
          <w:color w:val="auto"/>
          <w:sz w:val="20"/>
        </w:rPr>
        <w:instrText xml:space="preserve"> SEQ Figure \* ARABIC </w:instrText>
      </w:r>
      <w:r w:rsidRPr="00C826F1">
        <w:rPr>
          <w:color w:val="auto"/>
          <w:sz w:val="20"/>
        </w:rPr>
        <w:fldChar w:fldCharType="separate"/>
      </w:r>
      <w:r w:rsidR="001637C6">
        <w:rPr>
          <w:noProof/>
          <w:color w:val="auto"/>
          <w:sz w:val="20"/>
        </w:rPr>
        <w:t>2</w:t>
      </w:r>
      <w:r w:rsidRPr="00C826F1">
        <w:rPr>
          <w:color w:val="auto"/>
          <w:sz w:val="20"/>
        </w:rPr>
        <w:fldChar w:fldCharType="end"/>
      </w:r>
      <w:bookmarkEnd w:id="12"/>
      <w:del w:id="13" w:author="Emily" w:date="2022-01-27T10:19:00Z">
        <w:r w:rsidRPr="00C826F1" w:rsidDel="00A63A35">
          <w:rPr>
            <w:color w:val="auto"/>
            <w:sz w:val="20"/>
          </w:rPr>
          <w:delText>)</w:delText>
        </w:r>
      </w:del>
      <w:ins w:id="14" w:author="Emily" w:date="2022-01-27T10:19:00Z">
        <w:r w:rsidR="00A63A35">
          <w:rPr>
            <w:color w:val="auto"/>
            <w:sz w:val="20"/>
          </w:rPr>
          <w:t>.</w:t>
        </w:r>
      </w:ins>
      <w:r w:rsidRPr="00C826F1">
        <w:rPr>
          <w:color w:val="auto"/>
          <w:sz w:val="20"/>
        </w:rPr>
        <w:t xml:space="preserve"> Barometric pressure sensor in PVC housing 3 m inland on river right.</w:t>
      </w:r>
    </w:p>
    <w:p w14:paraId="4113F649" w14:textId="77777777" w:rsidR="00C826F1" w:rsidRDefault="00C826F1" w:rsidP="00087B6F">
      <w:pPr>
        <w:rPr>
          <w:iCs/>
          <w:color w:val="000000" w:themeColor="text1"/>
        </w:rPr>
      </w:pPr>
    </w:p>
    <w:p w14:paraId="224678F1" w14:textId="77777777" w:rsidR="00487B58" w:rsidRDefault="00487B58">
      <w:pPr>
        <w:rPr>
          <w:b/>
        </w:rPr>
      </w:pPr>
    </w:p>
    <w:p w14:paraId="2C354922" w14:textId="43DA2190" w:rsidR="001466CB" w:rsidRPr="00155AAF" w:rsidRDefault="001466CB">
      <w:pPr>
        <w:rPr>
          <w:b/>
        </w:rPr>
      </w:pPr>
      <w:r w:rsidRPr="00155AAF">
        <w:rPr>
          <w:b/>
        </w:rPr>
        <w:lastRenderedPageBreak/>
        <w:t>Data Downloads and Quality Control</w:t>
      </w:r>
    </w:p>
    <w:p w14:paraId="4D6D84E5" w14:textId="2582F672" w:rsidR="00783CD2" w:rsidRPr="008F5C5B" w:rsidRDefault="000B668D">
      <w:pPr>
        <w:rPr>
          <w:rFonts w:asciiTheme="minorHAnsi" w:hAnsiTheme="minorHAnsi" w:cstheme="minorHAnsi"/>
        </w:rPr>
      </w:pPr>
      <w:r>
        <w:t>The stream</w:t>
      </w:r>
      <w:r w:rsidR="00E25C65">
        <w:t xml:space="preserve"> stage, conductivity and</w:t>
      </w:r>
      <w:r>
        <w:t xml:space="preserve"> temperature time-series data package was created using 5-minute average measurements that are quality controlled (</w:t>
      </w:r>
      <w:proofErr w:type="spellStart"/>
      <w:r>
        <w:t>QC’d</w:t>
      </w:r>
      <w:proofErr w:type="spellEnd"/>
      <w:r>
        <w:t>), flagged and corrected where needed (Table 2) according to the steps outlined in the “</w:t>
      </w:r>
      <w:hyperlink r:id="rId12">
        <w:r>
          <w:rPr>
            <w:color w:val="1155CC"/>
            <w:u w:val="single"/>
          </w:rPr>
          <w:t>Hakai Sensor Network Quality Control (QC)</w:t>
        </w:r>
      </w:hyperlink>
      <w:r>
        <w:t xml:space="preserve">” document. A general summary of the QC </w:t>
      </w:r>
      <w:r w:rsidRPr="008F5C5B">
        <w:rPr>
          <w:rFonts w:asciiTheme="minorHAnsi" w:hAnsiTheme="minorHAnsi" w:cstheme="minorHAnsi"/>
        </w:rPr>
        <w:t>process is outlined in the steps below:</w:t>
      </w:r>
    </w:p>
    <w:p w14:paraId="7D902984" w14:textId="3C883723" w:rsidR="00783CD2" w:rsidRPr="008F5C5B" w:rsidRDefault="000B668D">
      <w:pPr>
        <w:numPr>
          <w:ilvl w:val="0"/>
          <w:numId w:val="2"/>
        </w:numPr>
        <w:spacing w:after="0"/>
        <w:rPr>
          <w:rFonts w:asciiTheme="minorHAnsi" w:hAnsiTheme="minorHAnsi" w:cstheme="minorHAnsi"/>
        </w:rPr>
      </w:pPr>
      <w:r w:rsidRPr="008F5C5B">
        <w:rPr>
          <w:rFonts w:asciiTheme="minorHAnsi" w:hAnsiTheme="minorHAnsi" w:cstheme="minorHAnsi"/>
        </w:rPr>
        <w:t>Download annual data</w:t>
      </w:r>
    </w:p>
    <w:p w14:paraId="1E95B57A" w14:textId="32CF7AC2" w:rsidR="00783CD2" w:rsidRPr="008F5C5B" w:rsidRDefault="000B668D">
      <w:pPr>
        <w:numPr>
          <w:ilvl w:val="0"/>
          <w:numId w:val="2"/>
        </w:numPr>
        <w:spacing w:after="0"/>
        <w:rPr>
          <w:rFonts w:asciiTheme="minorHAnsi" w:hAnsiTheme="minorHAnsi" w:cstheme="minorHAnsi"/>
        </w:rPr>
      </w:pPr>
      <w:r w:rsidRPr="008F5C5B">
        <w:rPr>
          <w:rFonts w:asciiTheme="minorHAnsi" w:hAnsiTheme="minorHAnsi" w:cstheme="minorHAnsi"/>
        </w:rPr>
        <w:t xml:space="preserve"> Check for outliers</w:t>
      </w:r>
      <w:r w:rsidR="008F5C5B">
        <w:rPr>
          <w:rFonts w:asciiTheme="minorHAnsi" w:hAnsiTheme="minorHAnsi" w:cstheme="minorHAnsi"/>
        </w:rPr>
        <w:t>:</w:t>
      </w:r>
    </w:p>
    <w:p w14:paraId="705FBAFF" w14:textId="1B5D3B9D" w:rsidR="00783CD2" w:rsidRPr="008F5C5B" w:rsidRDefault="000B668D">
      <w:pPr>
        <w:numPr>
          <w:ilvl w:val="1"/>
          <w:numId w:val="2"/>
        </w:numPr>
        <w:spacing w:after="0"/>
        <w:rPr>
          <w:rFonts w:asciiTheme="minorHAnsi" w:hAnsiTheme="minorHAnsi" w:cstheme="minorHAnsi"/>
        </w:rPr>
      </w:pPr>
      <w:r w:rsidRPr="008F5C5B">
        <w:rPr>
          <w:rFonts w:asciiTheme="minorHAnsi" w:hAnsiTheme="minorHAnsi" w:cstheme="minorHAnsi"/>
        </w:rPr>
        <w:t xml:space="preserve">Generate scatter plots illustrating temporal </w:t>
      </w:r>
      <w:r w:rsidR="00FC2DB7" w:rsidRPr="008F5C5B">
        <w:rPr>
          <w:rFonts w:asciiTheme="minorHAnsi" w:hAnsiTheme="minorHAnsi" w:cstheme="minorHAnsi"/>
        </w:rPr>
        <w:t>standard deviation (</w:t>
      </w:r>
      <w:r w:rsidRPr="008F5C5B">
        <w:rPr>
          <w:rFonts w:asciiTheme="minorHAnsi" w:hAnsiTheme="minorHAnsi" w:cstheme="minorHAnsi"/>
        </w:rPr>
        <w:t>S</w:t>
      </w:r>
      <w:r w:rsidR="00F95D47">
        <w:rPr>
          <w:rFonts w:asciiTheme="minorHAnsi" w:hAnsiTheme="minorHAnsi" w:cstheme="minorHAnsi"/>
        </w:rPr>
        <w:t>D</w:t>
      </w:r>
      <w:r w:rsidR="00FC2DB7" w:rsidRPr="008F5C5B">
        <w:rPr>
          <w:rFonts w:asciiTheme="minorHAnsi" w:hAnsiTheme="minorHAnsi" w:cstheme="minorHAnsi"/>
        </w:rPr>
        <w:t>)</w:t>
      </w:r>
      <w:r w:rsidRPr="008F5C5B">
        <w:rPr>
          <w:rFonts w:asciiTheme="minorHAnsi" w:hAnsiTheme="minorHAnsi" w:cstheme="minorHAnsi"/>
        </w:rPr>
        <w:t xml:space="preserve"> distribution and stream temperature</w:t>
      </w:r>
    </w:p>
    <w:p w14:paraId="4E26D38A" w14:textId="77777777" w:rsidR="00F95D47" w:rsidRPr="008F5C5B" w:rsidRDefault="00F95D47" w:rsidP="00F95D47">
      <w:pPr>
        <w:numPr>
          <w:ilvl w:val="1"/>
          <w:numId w:val="2"/>
        </w:numPr>
        <w:spacing w:after="0"/>
        <w:rPr>
          <w:rFonts w:asciiTheme="minorHAnsi" w:hAnsiTheme="minorHAnsi" w:cstheme="minorHAnsi"/>
        </w:rPr>
      </w:pPr>
      <w:r w:rsidRPr="008F5C5B">
        <w:rPr>
          <w:rFonts w:asciiTheme="minorHAnsi" w:hAnsiTheme="minorHAnsi" w:cstheme="minorHAnsi"/>
        </w:rPr>
        <w:t xml:space="preserve">Investigate instances where SD differs substantially relative to </w:t>
      </w:r>
      <w:r>
        <w:rPr>
          <w:rFonts w:asciiTheme="minorHAnsi" w:hAnsiTheme="minorHAnsi" w:cstheme="minorHAnsi"/>
        </w:rPr>
        <w:t xml:space="preserve">the </w:t>
      </w:r>
      <w:r w:rsidRPr="008F5C5B">
        <w:rPr>
          <w:rFonts w:asciiTheme="minorHAnsi" w:hAnsiTheme="minorHAnsi" w:cstheme="minorHAnsi"/>
        </w:rPr>
        <w:t>spread</w:t>
      </w:r>
      <w:r>
        <w:rPr>
          <w:rFonts w:asciiTheme="minorHAnsi" w:hAnsiTheme="minorHAnsi" w:cstheme="minorHAnsi"/>
        </w:rPr>
        <w:t xml:space="preserve"> of the data</w:t>
      </w:r>
    </w:p>
    <w:p w14:paraId="4434301A" w14:textId="77777777" w:rsidR="00AA4816" w:rsidRPr="008F5C5B" w:rsidRDefault="000B668D" w:rsidP="00AA4816">
      <w:pPr>
        <w:numPr>
          <w:ilvl w:val="1"/>
          <w:numId w:val="2"/>
        </w:numPr>
        <w:spacing w:after="0"/>
        <w:rPr>
          <w:rFonts w:asciiTheme="minorHAnsi" w:hAnsiTheme="minorHAnsi" w:cstheme="minorHAnsi"/>
        </w:rPr>
      </w:pPr>
      <w:r w:rsidRPr="008F5C5B">
        <w:rPr>
          <w:rFonts w:asciiTheme="minorHAnsi" w:hAnsiTheme="minorHAnsi" w:cstheme="minorHAnsi"/>
        </w:rPr>
        <w:t xml:space="preserve">Assess/determine whether to accept or reject value </w:t>
      </w:r>
    </w:p>
    <w:p w14:paraId="308D8676" w14:textId="72B927AE" w:rsidR="00783CD2" w:rsidRPr="008F5C5B" w:rsidRDefault="000B668D" w:rsidP="00AA4816">
      <w:pPr>
        <w:numPr>
          <w:ilvl w:val="0"/>
          <w:numId w:val="2"/>
        </w:numPr>
        <w:spacing w:after="0"/>
        <w:rPr>
          <w:rFonts w:asciiTheme="minorHAnsi" w:hAnsiTheme="minorHAnsi" w:cstheme="minorHAnsi"/>
        </w:rPr>
      </w:pPr>
      <w:r w:rsidRPr="008F5C5B">
        <w:rPr>
          <w:rFonts w:asciiTheme="minorHAnsi" w:hAnsiTheme="minorHAnsi" w:cstheme="minorHAnsi"/>
        </w:rPr>
        <w:t>Check for prevalence of automated flags</w:t>
      </w:r>
    </w:p>
    <w:p w14:paraId="3163C49E" w14:textId="77777777" w:rsidR="00AA4816" w:rsidRPr="008F5C5B" w:rsidRDefault="000B668D" w:rsidP="00AA4816">
      <w:pPr>
        <w:numPr>
          <w:ilvl w:val="1"/>
          <w:numId w:val="2"/>
        </w:numPr>
        <w:spacing w:after="0"/>
        <w:rPr>
          <w:rFonts w:asciiTheme="minorHAnsi" w:hAnsiTheme="minorHAnsi" w:cstheme="minorHAnsi"/>
        </w:rPr>
      </w:pPr>
      <w:r w:rsidRPr="008F5C5B">
        <w:rPr>
          <w:rFonts w:asciiTheme="minorHAnsi" w:hAnsiTheme="minorHAnsi" w:cstheme="minorHAnsi"/>
        </w:rPr>
        <w:t>Assess/determine whether to accept or reject</w:t>
      </w:r>
    </w:p>
    <w:p w14:paraId="23649D1E" w14:textId="77777777" w:rsidR="00AA4816" w:rsidRPr="008F5C5B" w:rsidRDefault="00AA4816" w:rsidP="00AA4816">
      <w:pPr>
        <w:numPr>
          <w:ilvl w:val="0"/>
          <w:numId w:val="2"/>
        </w:numPr>
        <w:spacing w:after="0"/>
        <w:rPr>
          <w:rFonts w:asciiTheme="minorHAnsi" w:hAnsiTheme="minorHAnsi" w:cstheme="minorHAnsi"/>
        </w:rPr>
      </w:pPr>
      <w:r w:rsidRPr="008F5C5B">
        <w:rPr>
          <w:rFonts w:asciiTheme="minorHAnsi" w:hAnsiTheme="minorHAnsi" w:cstheme="minorHAnsi"/>
          <w:color w:val="000000"/>
        </w:rPr>
        <w:t>Range </w:t>
      </w:r>
    </w:p>
    <w:p w14:paraId="078E0866" w14:textId="77777777" w:rsidR="00AA4816" w:rsidRPr="008F5C5B" w:rsidRDefault="00AA4816" w:rsidP="00AA4816">
      <w:pPr>
        <w:numPr>
          <w:ilvl w:val="1"/>
          <w:numId w:val="2"/>
        </w:numPr>
        <w:spacing w:after="0"/>
        <w:rPr>
          <w:rFonts w:asciiTheme="minorHAnsi" w:hAnsiTheme="minorHAnsi" w:cstheme="minorHAnsi"/>
        </w:rPr>
      </w:pPr>
      <w:r w:rsidRPr="008F5C5B">
        <w:rPr>
          <w:rFonts w:asciiTheme="minorHAnsi" w:hAnsiTheme="minorHAnsi" w:cstheme="minorHAnsi"/>
          <w:color w:val="000000"/>
        </w:rPr>
        <w:t>Confirm data fall within realistic upper and lower bounds</w:t>
      </w:r>
      <w:r w:rsidRPr="008F5C5B">
        <w:rPr>
          <w:rFonts w:asciiTheme="minorHAnsi" w:hAnsiTheme="minorHAnsi" w:cstheme="minorHAnsi"/>
        </w:rPr>
        <w:t xml:space="preserve"> (</w:t>
      </w:r>
      <w:proofErr w:type="spellStart"/>
      <w:r w:rsidRPr="008F5C5B">
        <w:rPr>
          <w:rFonts w:asciiTheme="minorHAnsi" w:hAnsiTheme="minorHAnsi" w:cstheme="minorHAnsi"/>
        </w:rPr>
        <w:t>i.e</w:t>
      </w:r>
      <w:proofErr w:type="spellEnd"/>
      <w:r w:rsidRPr="008F5C5B">
        <w:rPr>
          <w:rFonts w:asciiTheme="minorHAnsi" w:hAnsiTheme="minorHAnsi" w:cstheme="minorHAnsi"/>
        </w:rPr>
        <w:t xml:space="preserve"> typically no sub-zero temperatures in summer months depending on elevation of site) </w:t>
      </w:r>
    </w:p>
    <w:p w14:paraId="52D9094C" w14:textId="77777777" w:rsidR="00AA4816" w:rsidRPr="008F5C5B" w:rsidRDefault="00AA4816" w:rsidP="00AA4816">
      <w:pPr>
        <w:numPr>
          <w:ilvl w:val="0"/>
          <w:numId w:val="2"/>
        </w:numPr>
        <w:spacing w:after="0"/>
        <w:rPr>
          <w:rFonts w:asciiTheme="minorHAnsi" w:hAnsiTheme="minorHAnsi" w:cstheme="minorHAnsi"/>
        </w:rPr>
      </w:pPr>
      <w:r w:rsidRPr="008F5C5B">
        <w:rPr>
          <w:rFonts w:asciiTheme="minorHAnsi" w:hAnsiTheme="minorHAnsi" w:cstheme="minorHAnsi"/>
          <w:color w:val="000000"/>
        </w:rPr>
        <w:t>Persistence </w:t>
      </w:r>
    </w:p>
    <w:p w14:paraId="0F705F01" w14:textId="77777777" w:rsidR="00AA4816" w:rsidRPr="008F5C5B" w:rsidRDefault="00AA4816" w:rsidP="00AA4816">
      <w:pPr>
        <w:numPr>
          <w:ilvl w:val="1"/>
          <w:numId w:val="2"/>
        </w:numPr>
        <w:spacing w:after="0"/>
        <w:rPr>
          <w:rFonts w:asciiTheme="minorHAnsi" w:hAnsiTheme="minorHAnsi" w:cstheme="minorHAnsi"/>
        </w:rPr>
      </w:pPr>
      <w:r w:rsidRPr="008F5C5B">
        <w:rPr>
          <w:rFonts w:asciiTheme="minorHAnsi" w:hAnsiTheme="minorHAnsi" w:cstheme="minorHAnsi"/>
          <w:color w:val="000000"/>
        </w:rPr>
        <w:t>Is there a repeated value indicative of a sensor malfunction?</w:t>
      </w:r>
    </w:p>
    <w:p w14:paraId="574D7FCB" w14:textId="3BE65C51" w:rsidR="00AA4816" w:rsidRPr="008F5C5B" w:rsidRDefault="00AA4816" w:rsidP="00AA4816">
      <w:pPr>
        <w:numPr>
          <w:ilvl w:val="0"/>
          <w:numId w:val="2"/>
        </w:numPr>
        <w:spacing w:after="0"/>
        <w:rPr>
          <w:rFonts w:asciiTheme="minorHAnsi" w:hAnsiTheme="minorHAnsi" w:cstheme="minorHAnsi"/>
        </w:rPr>
      </w:pPr>
      <w:r w:rsidRPr="008F5C5B">
        <w:rPr>
          <w:rFonts w:asciiTheme="minorHAnsi" w:hAnsiTheme="minorHAnsi" w:cstheme="minorHAnsi"/>
          <w:color w:val="000000"/>
        </w:rPr>
        <w:t>Internal consistency</w:t>
      </w:r>
    </w:p>
    <w:p w14:paraId="6743CB65" w14:textId="2D16002A" w:rsidR="003F2016" w:rsidRDefault="003F2016" w:rsidP="003F2016">
      <w:pPr>
        <w:pStyle w:val="NormalWeb"/>
        <w:numPr>
          <w:ilvl w:val="1"/>
          <w:numId w:val="2"/>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Are</w:t>
      </w:r>
      <w:r w:rsidR="00AA4816" w:rsidRPr="003F2016">
        <w:rPr>
          <w:rFonts w:asciiTheme="minorHAnsi" w:hAnsiTheme="minorHAnsi" w:cstheme="minorHAnsi"/>
          <w:color w:val="000000"/>
          <w:sz w:val="22"/>
          <w:szCs w:val="22"/>
        </w:rPr>
        <w:t xml:space="preserve"> values realistic for a given time period? </w:t>
      </w:r>
      <w:r>
        <w:rPr>
          <w:rFonts w:asciiTheme="minorHAnsi" w:hAnsiTheme="minorHAnsi" w:cstheme="minorHAnsi"/>
          <w:color w:val="000000"/>
          <w:sz w:val="22"/>
          <w:szCs w:val="22"/>
        </w:rPr>
        <w:t>(</w:t>
      </w:r>
      <w:proofErr w:type="spellStart"/>
      <w:r>
        <w:rPr>
          <w:rFonts w:asciiTheme="minorHAnsi" w:hAnsiTheme="minorHAnsi" w:cstheme="minorHAnsi"/>
          <w:color w:val="000000"/>
          <w:sz w:val="22"/>
          <w:szCs w:val="22"/>
        </w:rPr>
        <w:t>i.e</w:t>
      </w:r>
      <w:proofErr w:type="spellEnd"/>
      <w:r>
        <w:rPr>
          <w:rFonts w:asciiTheme="minorHAnsi" w:hAnsiTheme="minorHAnsi" w:cstheme="minorHAnsi"/>
          <w:color w:val="000000"/>
          <w:sz w:val="22"/>
          <w:szCs w:val="22"/>
        </w:rPr>
        <w:t xml:space="preserve"> does water temperature fluctuate diurnally?) </w:t>
      </w:r>
    </w:p>
    <w:p w14:paraId="6DBFE59B" w14:textId="0AB545CF" w:rsidR="00AA4816" w:rsidRPr="003F2016" w:rsidRDefault="00AA4816" w:rsidP="004D7B9A">
      <w:pPr>
        <w:pStyle w:val="NormalWeb"/>
        <w:numPr>
          <w:ilvl w:val="0"/>
          <w:numId w:val="2"/>
        </w:numPr>
        <w:spacing w:before="0" w:beforeAutospacing="0" w:after="0" w:afterAutospacing="0"/>
        <w:textAlignment w:val="baseline"/>
        <w:rPr>
          <w:rFonts w:asciiTheme="minorHAnsi" w:hAnsiTheme="minorHAnsi" w:cstheme="minorHAnsi"/>
          <w:color w:val="000000"/>
          <w:sz w:val="22"/>
          <w:szCs w:val="22"/>
        </w:rPr>
      </w:pPr>
      <w:r w:rsidRPr="003F2016">
        <w:rPr>
          <w:rFonts w:asciiTheme="minorHAnsi" w:hAnsiTheme="minorHAnsi" w:cstheme="minorHAnsi"/>
          <w:color w:val="000000"/>
          <w:sz w:val="22"/>
          <w:szCs w:val="22"/>
        </w:rPr>
        <w:t>Spatial consistency </w:t>
      </w:r>
    </w:p>
    <w:p w14:paraId="71623812" w14:textId="40110507" w:rsidR="00AA4816" w:rsidRDefault="00AA4816" w:rsidP="00AA4816">
      <w:pPr>
        <w:pStyle w:val="NormalWeb"/>
        <w:numPr>
          <w:ilvl w:val="1"/>
          <w:numId w:val="2"/>
        </w:numPr>
        <w:spacing w:before="0" w:beforeAutospacing="0" w:after="0" w:afterAutospacing="0"/>
        <w:textAlignment w:val="baseline"/>
        <w:rPr>
          <w:rFonts w:asciiTheme="minorHAnsi" w:hAnsiTheme="minorHAnsi" w:cstheme="minorHAnsi"/>
          <w:color w:val="000000"/>
          <w:sz w:val="22"/>
          <w:szCs w:val="22"/>
        </w:rPr>
      </w:pPr>
      <w:r w:rsidRPr="008F5C5B">
        <w:rPr>
          <w:rFonts w:asciiTheme="minorHAnsi" w:hAnsiTheme="minorHAnsi" w:cstheme="minorHAnsi"/>
          <w:color w:val="000000"/>
          <w:sz w:val="22"/>
          <w:szCs w:val="22"/>
        </w:rPr>
        <w:t>Are data patterns consistent with what networked sensors in the same area recorded?</w:t>
      </w:r>
    </w:p>
    <w:p w14:paraId="67FAB91A" w14:textId="258E2612" w:rsidR="003F2016" w:rsidRDefault="003F2016" w:rsidP="003F2016">
      <w:pPr>
        <w:pStyle w:val="NormalWeb"/>
        <w:numPr>
          <w:ilvl w:val="0"/>
          <w:numId w:val="2"/>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Manual gap-filling</w:t>
      </w:r>
    </w:p>
    <w:p w14:paraId="194391D2" w14:textId="10103265" w:rsidR="003F2016" w:rsidRPr="00F033D8" w:rsidRDefault="003F2016" w:rsidP="00F033D8">
      <w:pPr>
        <w:pStyle w:val="NormalWeb"/>
        <w:numPr>
          <w:ilvl w:val="1"/>
          <w:numId w:val="2"/>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Use linear regression to establish relationship between two sensors</w:t>
      </w:r>
      <w:r w:rsidR="00F033D8">
        <w:rPr>
          <w:rFonts w:asciiTheme="minorHAnsi" w:hAnsiTheme="minorHAnsi" w:cstheme="minorHAnsi"/>
          <w:color w:val="000000"/>
          <w:sz w:val="22"/>
          <w:szCs w:val="22"/>
        </w:rPr>
        <w:t xml:space="preserve"> </w:t>
      </w:r>
      <w:r w:rsidR="00F033D8" w:rsidRPr="00F033D8">
        <w:rPr>
          <w:rFonts w:asciiTheme="minorHAnsi" w:hAnsiTheme="minorHAnsi" w:cstheme="minorHAnsi"/>
          <w:color w:val="000000"/>
          <w:sz w:val="22"/>
          <w:szCs w:val="22"/>
        </w:rPr>
        <w:t>and</w:t>
      </w:r>
      <w:r w:rsidRPr="00F033D8">
        <w:rPr>
          <w:rFonts w:asciiTheme="minorHAnsi" w:hAnsiTheme="minorHAnsi" w:cstheme="minorHAnsi"/>
          <w:color w:val="000000"/>
          <w:sz w:val="22"/>
          <w:szCs w:val="22"/>
        </w:rPr>
        <w:t xml:space="preserve"> comput</w:t>
      </w:r>
      <w:r w:rsidR="00F033D8" w:rsidRPr="00F033D8">
        <w:rPr>
          <w:rFonts w:asciiTheme="minorHAnsi" w:hAnsiTheme="minorHAnsi" w:cstheme="minorHAnsi"/>
          <w:color w:val="000000"/>
          <w:sz w:val="22"/>
          <w:szCs w:val="22"/>
        </w:rPr>
        <w:t>e missing values for gap</w:t>
      </w:r>
      <w:r w:rsidR="00F033D8">
        <w:rPr>
          <w:rFonts w:asciiTheme="minorHAnsi" w:hAnsiTheme="minorHAnsi" w:cstheme="minorHAnsi"/>
          <w:color w:val="000000"/>
          <w:sz w:val="22"/>
          <w:szCs w:val="22"/>
        </w:rPr>
        <w:t>-filling</w:t>
      </w:r>
    </w:p>
    <w:p w14:paraId="104DE885" w14:textId="4F11388E" w:rsidR="00783CD2" w:rsidRPr="008F5C5B" w:rsidRDefault="000B668D">
      <w:pPr>
        <w:numPr>
          <w:ilvl w:val="0"/>
          <w:numId w:val="2"/>
        </w:numPr>
        <w:spacing w:after="0"/>
        <w:rPr>
          <w:rFonts w:asciiTheme="minorHAnsi" w:hAnsiTheme="minorHAnsi" w:cstheme="minorHAnsi"/>
        </w:rPr>
      </w:pPr>
      <w:r w:rsidRPr="008F5C5B">
        <w:rPr>
          <w:rFonts w:asciiTheme="minorHAnsi" w:hAnsiTheme="minorHAnsi" w:cstheme="minorHAnsi"/>
        </w:rPr>
        <w:t xml:space="preserve"> Assign flags to remaining data in accordance with “</w:t>
      </w:r>
      <w:hyperlink r:id="rId13">
        <w:r w:rsidRPr="008F5C5B">
          <w:rPr>
            <w:rFonts w:asciiTheme="minorHAnsi" w:hAnsiTheme="minorHAnsi" w:cstheme="minorHAnsi"/>
            <w:color w:val="1155CC"/>
            <w:u w:val="single"/>
          </w:rPr>
          <w:t>Hakai Sensor Network Quality Control (QC)</w:t>
        </w:r>
      </w:hyperlink>
      <w:r w:rsidRPr="008F5C5B">
        <w:rPr>
          <w:rFonts w:asciiTheme="minorHAnsi" w:hAnsiTheme="minorHAnsi" w:cstheme="minorHAnsi"/>
        </w:rPr>
        <w:t xml:space="preserve">” document </w:t>
      </w:r>
    </w:p>
    <w:p w14:paraId="44348F29" w14:textId="77777777" w:rsidR="003F2016" w:rsidRDefault="000B668D" w:rsidP="003F2016">
      <w:pPr>
        <w:keepNext/>
        <w:numPr>
          <w:ilvl w:val="0"/>
          <w:numId w:val="2"/>
        </w:numPr>
        <w:rPr>
          <w:rFonts w:asciiTheme="minorHAnsi" w:hAnsiTheme="minorHAnsi" w:cstheme="minorHAnsi"/>
        </w:rPr>
      </w:pPr>
      <w:r w:rsidRPr="008F5C5B">
        <w:rPr>
          <w:rFonts w:asciiTheme="minorHAnsi" w:hAnsiTheme="minorHAnsi" w:cstheme="minorHAnsi"/>
        </w:rPr>
        <w:t>Re-upload to Sensor Network QC portal</w:t>
      </w:r>
    </w:p>
    <w:p w14:paraId="187E2238" w14:textId="77777777" w:rsidR="00F95D47" w:rsidRDefault="00F95D47">
      <w:pPr>
        <w:rPr>
          <w:rFonts w:asciiTheme="minorHAnsi" w:hAnsiTheme="minorHAnsi" w:cstheme="minorHAnsi"/>
        </w:rPr>
      </w:pPr>
    </w:p>
    <w:p w14:paraId="4C034FB8" w14:textId="77777777" w:rsidR="00F95D47" w:rsidRDefault="00F95D47">
      <w:pPr>
        <w:rPr>
          <w:rFonts w:asciiTheme="minorHAnsi" w:hAnsiTheme="minorHAnsi" w:cstheme="minorHAnsi"/>
        </w:rPr>
      </w:pPr>
    </w:p>
    <w:p w14:paraId="4EDCA7FE" w14:textId="39F37604" w:rsidR="003F2016" w:rsidRDefault="003F2016">
      <w:pPr>
        <w:rPr>
          <w:rFonts w:asciiTheme="minorHAnsi" w:hAnsiTheme="minorHAnsi" w:cstheme="minorHAnsi"/>
        </w:rPr>
      </w:pPr>
      <w:r>
        <w:rPr>
          <w:rFonts w:asciiTheme="minorHAnsi" w:hAnsiTheme="minorHAnsi" w:cstheme="minorHAnsi"/>
        </w:rPr>
        <w:br w:type="page"/>
      </w:r>
    </w:p>
    <w:p w14:paraId="403ED2B9" w14:textId="77777777" w:rsidR="00783CD2" w:rsidRPr="00155AAF" w:rsidRDefault="000B668D">
      <w:pPr>
        <w:pStyle w:val="Title"/>
        <w:rPr>
          <w:sz w:val="22"/>
          <w:szCs w:val="22"/>
        </w:rPr>
      </w:pPr>
      <w:bookmarkStart w:id="15" w:name="_heading=h.kw5quq44pwfh" w:colFirst="0" w:colLast="0"/>
      <w:bookmarkEnd w:id="15"/>
      <w:r w:rsidRPr="00155AAF">
        <w:rPr>
          <w:sz w:val="22"/>
          <w:szCs w:val="22"/>
        </w:rPr>
        <w:lastRenderedPageBreak/>
        <w:t>Summary and Examples of Commonly Assigned Flags:</w:t>
      </w:r>
    </w:p>
    <w:p w14:paraId="4526D1F5" w14:textId="2B559372" w:rsidR="00783CD2" w:rsidRDefault="000B668D">
      <w:pPr>
        <w:rPr>
          <w:u w:val="single"/>
        </w:rPr>
      </w:pPr>
      <w:r>
        <w:rPr>
          <w:u w:val="single"/>
        </w:rPr>
        <w:t>SV</w:t>
      </w:r>
      <w:r w:rsidR="00E2764E">
        <w:rPr>
          <w:u w:val="single"/>
        </w:rPr>
        <w:t>D</w:t>
      </w:r>
      <w:r>
        <w:rPr>
          <w:u w:val="single"/>
        </w:rPr>
        <w:t>- Suspicious Value Delete</w:t>
      </w:r>
    </w:p>
    <w:p w14:paraId="7D517A2B" w14:textId="77777777" w:rsidR="00783CD2" w:rsidRDefault="000B668D" w:rsidP="00C23763">
      <w:pPr>
        <w:pStyle w:val="ListParagraph"/>
        <w:numPr>
          <w:ilvl w:val="0"/>
          <w:numId w:val="9"/>
        </w:numPr>
        <w:spacing w:after="0"/>
      </w:pPr>
      <w:r>
        <w:t>Unrealistically high or low values</w:t>
      </w:r>
    </w:p>
    <w:p w14:paraId="39C8BF7A" w14:textId="3C2770A7" w:rsidR="00783CD2" w:rsidRDefault="009C2D8F" w:rsidP="00C23763">
      <w:pPr>
        <w:pStyle w:val="ListParagraph"/>
        <w:numPr>
          <w:ilvl w:val="0"/>
          <w:numId w:val="9"/>
        </w:numPr>
        <w:spacing w:after="0"/>
      </w:pPr>
      <w:r>
        <w:t xml:space="preserve">Obvious </w:t>
      </w:r>
      <w:r w:rsidR="001F6080">
        <w:t>sensor</w:t>
      </w:r>
      <w:r w:rsidR="000B668D">
        <w:t xml:space="preserve"> malfunction</w:t>
      </w:r>
    </w:p>
    <w:p w14:paraId="4A86D3A7" w14:textId="71457BCF" w:rsidR="00C23763" w:rsidRDefault="00C23763" w:rsidP="00C23763">
      <w:pPr>
        <w:pStyle w:val="ListParagraph"/>
        <w:numPr>
          <w:ilvl w:val="0"/>
          <w:numId w:val="9"/>
        </w:numPr>
        <w:spacing w:after="0"/>
      </w:pPr>
      <w:r>
        <w:t>People on site</w:t>
      </w:r>
    </w:p>
    <w:p w14:paraId="2802504F" w14:textId="14A064FB" w:rsidR="00FC3EB9" w:rsidRDefault="00FC3EB9" w:rsidP="00C23763">
      <w:pPr>
        <w:pStyle w:val="ListParagraph"/>
        <w:numPr>
          <w:ilvl w:val="0"/>
          <w:numId w:val="9"/>
        </w:numPr>
      </w:pPr>
      <w:r>
        <w:t>Abrupt changes that can’t be explained by natural mechanisms</w:t>
      </w:r>
    </w:p>
    <w:p w14:paraId="684EB883" w14:textId="28C18649" w:rsidR="008D2C4A" w:rsidRDefault="008D2C4A" w:rsidP="00C23763">
      <w:pPr>
        <w:pStyle w:val="ListParagraph"/>
        <w:numPr>
          <w:ilvl w:val="0"/>
          <w:numId w:val="9"/>
        </w:numPr>
      </w:pPr>
      <w:r>
        <w:t>Sensor removed for download</w:t>
      </w:r>
    </w:p>
    <w:p w14:paraId="0BB7A25D" w14:textId="72716A9C" w:rsidR="004C71D8" w:rsidRDefault="004C71D8">
      <w:pPr>
        <w:rPr>
          <w:sz w:val="24"/>
          <w:szCs w:val="24"/>
          <w:u w:val="single"/>
        </w:rPr>
      </w:pPr>
    </w:p>
    <w:p w14:paraId="6F244D98" w14:textId="4F947246" w:rsidR="008E5916" w:rsidRDefault="008E5916" w:rsidP="008E5916">
      <w:pPr>
        <w:rPr>
          <w:u w:val="single"/>
        </w:rPr>
      </w:pPr>
      <w:r>
        <w:rPr>
          <w:u w:val="single"/>
        </w:rPr>
        <w:t>SVC- Suspicious Value Caution</w:t>
      </w:r>
    </w:p>
    <w:p w14:paraId="5EC1BE65" w14:textId="4F04BC43" w:rsidR="008E5916" w:rsidRDefault="008E5916" w:rsidP="008E5916">
      <w:pPr>
        <w:pStyle w:val="ListParagraph"/>
        <w:numPr>
          <w:ilvl w:val="0"/>
          <w:numId w:val="9"/>
        </w:numPr>
        <w:spacing w:after="0"/>
      </w:pPr>
      <w:r>
        <w:t xml:space="preserve">Value outside normal range observed </w:t>
      </w:r>
    </w:p>
    <w:p w14:paraId="49B22466" w14:textId="07878616" w:rsidR="008E5916" w:rsidRDefault="008E5916" w:rsidP="008E5916">
      <w:pPr>
        <w:pStyle w:val="ListParagraph"/>
        <w:numPr>
          <w:ilvl w:val="0"/>
          <w:numId w:val="9"/>
        </w:numPr>
        <w:spacing w:after="0"/>
      </w:pPr>
      <w:r>
        <w:t xml:space="preserve">Possible natural phenomenon </w:t>
      </w:r>
    </w:p>
    <w:p w14:paraId="0413D58A" w14:textId="11AED43B" w:rsidR="008E5916" w:rsidRPr="008E5916" w:rsidRDefault="008E5916" w:rsidP="008E5916">
      <w:pPr>
        <w:pStyle w:val="ListParagraph"/>
        <w:numPr>
          <w:ilvl w:val="0"/>
          <w:numId w:val="9"/>
        </w:numPr>
        <w:spacing w:after="0"/>
      </w:pPr>
      <w:r>
        <w:t xml:space="preserve">Sensor may have been malfunctioning but it is uncertain </w:t>
      </w:r>
    </w:p>
    <w:p w14:paraId="120292A4" w14:textId="07C06823" w:rsidR="002225EB" w:rsidRDefault="002225EB">
      <w:pPr>
        <w:rPr>
          <w:sz w:val="24"/>
          <w:szCs w:val="24"/>
          <w:u w:val="single"/>
        </w:rPr>
      </w:pPr>
    </w:p>
    <w:p w14:paraId="7B67AFEC" w14:textId="627FB40B" w:rsidR="002225EB" w:rsidRDefault="008E5916">
      <w:pPr>
        <w:rPr>
          <w:sz w:val="24"/>
          <w:szCs w:val="24"/>
          <w:u w:val="single"/>
        </w:rPr>
      </w:pPr>
      <w:r w:rsidRPr="008E5916">
        <w:rPr>
          <w:noProof/>
          <w:sz w:val="24"/>
          <w:szCs w:val="24"/>
        </w:rPr>
        <w:drawing>
          <wp:inline distT="0" distB="0" distL="0" distR="0" wp14:anchorId="582AEBA0" wp14:editId="65C3C2DA">
            <wp:extent cx="5883215" cy="169940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C_KR01EC.PNG"/>
                    <pic:cNvPicPr/>
                  </pic:nvPicPr>
                  <pic:blipFill rotWithShape="1">
                    <a:blip r:embed="rId14" cstate="print">
                      <a:extLst>
                        <a:ext uri="{28A0092B-C50C-407E-A947-70E740481C1C}">
                          <a14:useLocalDpi xmlns:a14="http://schemas.microsoft.com/office/drawing/2010/main" val="0"/>
                        </a:ext>
                      </a:extLst>
                    </a:blip>
                    <a:srcRect r="1016" b="1970"/>
                    <a:stretch/>
                  </pic:blipFill>
                  <pic:spPr bwMode="auto">
                    <a:xfrm>
                      <a:off x="0" y="0"/>
                      <a:ext cx="5883215" cy="1699404"/>
                    </a:xfrm>
                    <a:prstGeom prst="rect">
                      <a:avLst/>
                    </a:prstGeom>
                    <a:ln>
                      <a:noFill/>
                    </a:ln>
                    <a:extLst>
                      <a:ext uri="{53640926-AAD7-44D8-BBD7-CCE9431645EC}">
                        <a14:shadowObscured xmlns:a14="http://schemas.microsoft.com/office/drawing/2010/main"/>
                      </a:ext>
                    </a:extLst>
                  </pic:spPr>
                </pic:pic>
              </a:graphicData>
            </a:graphic>
          </wp:inline>
        </w:drawing>
      </w:r>
    </w:p>
    <w:p w14:paraId="70BFF4F5" w14:textId="4AD6FD0F" w:rsidR="00B87C01" w:rsidRDefault="00B87C01" w:rsidP="00B87C01">
      <w:pPr>
        <w:rPr>
          <w:i/>
          <w:sz w:val="20"/>
          <w:szCs w:val="20"/>
        </w:rPr>
      </w:pPr>
      <w:r>
        <w:rPr>
          <w:i/>
          <w:sz w:val="20"/>
          <w:szCs w:val="20"/>
        </w:rPr>
        <w:t xml:space="preserve">Figure </w:t>
      </w:r>
      <w:r w:rsidR="002467EA">
        <w:rPr>
          <w:i/>
          <w:sz w:val="20"/>
          <w:szCs w:val="20"/>
        </w:rPr>
        <w:t>1</w:t>
      </w:r>
      <w:r w:rsidRPr="009E0553">
        <w:rPr>
          <w:i/>
          <w:sz w:val="20"/>
          <w:szCs w:val="20"/>
        </w:rPr>
        <w:t xml:space="preserve">: Instance of </w:t>
      </w:r>
      <w:r>
        <w:rPr>
          <w:b/>
          <w:i/>
          <w:sz w:val="20"/>
          <w:szCs w:val="20"/>
        </w:rPr>
        <w:t>Suspicious Value Caution</w:t>
      </w:r>
      <w:r w:rsidRPr="009E0553">
        <w:rPr>
          <w:i/>
          <w:sz w:val="20"/>
          <w:szCs w:val="20"/>
        </w:rPr>
        <w:t xml:space="preserve"> flagging at </w:t>
      </w:r>
      <w:r>
        <w:rPr>
          <w:i/>
          <w:sz w:val="20"/>
          <w:szCs w:val="20"/>
        </w:rPr>
        <w:t>KR01 EC</w:t>
      </w:r>
      <w:r w:rsidR="002467EA">
        <w:rPr>
          <w:i/>
          <w:sz w:val="20"/>
          <w:szCs w:val="20"/>
        </w:rPr>
        <w:t xml:space="preserve">, likely attributed to tidal influence. </w:t>
      </w:r>
    </w:p>
    <w:p w14:paraId="59FBB58C" w14:textId="77777777" w:rsidR="00783CD2" w:rsidRDefault="000B668D">
      <w:pPr>
        <w:rPr>
          <w:sz w:val="24"/>
          <w:szCs w:val="24"/>
          <w:u w:val="single"/>
        </w:rPr>
      </w:pPr>
      <w:r>
        <w:rPr>
          <w:sz w:val="24"/>
          <w:szCs w:val="24"/>
          <w:u w:val="single"/>
        </w:rPr>
        <w:t>EV - Estimated Value</w:t>
      </w:r>
    </w:p>
    <w:p w14:paraId="7CBA1523" w14:textId="029F2CD2" w:rsidR="00944C43" w:rsidRDefault="00F377BE" w:rsidP="00944C43">
      <w:pPr>
        <w:numPr>
          <w:ilvl w:val="0"/>
          <w:numId w:val="8"/>
        </w:numPr>
        <w:spacing w:after="0"/>
      </w:pPr>
      <w:r>
        <w:t>EV from m</w:t>
      </w:r>
      <w:r w:rsidR="000B668D">
        <w:t xml:space="preserve">anual </w:t>
      </w:r>
      <w:r>
        <w:t>gap</w:t>
      </w:r>
      <w:r w:rsidR="005E01DA">
        <w:t>-</w:t>
      </w:r>
      <w:r>
        <w:t>filling</w:t>
      </w:r>
    </w:p>
    <w:p w14:paraId="0ED38690" w14:textId="525A0BA1" w:rsidR="00B87C01" w:rsidRDefault="00B87C01" w:rsidP="00B87C01">
      <w:pPr>
        <w:spacing w:after="0"/>
        <w:ind w:left="1440"/>
      </w:pPr>
    </w:p>
    <w:p w14:paraId="73A48C6B" w14:textId="415CBAB2" w:rsidR="00783CD2" w:rsidRDefault="00944C43">
      <w:pPr>
        <w:rPr>
          <w:sz w:val="24"/>
          <w:szCs w:val="24"/>
          <w:u w:val="single"/>
        </w:rPr>
      </w:pPr>
      <w:r>
        <w:rPr>
          <w:noProof/>
          <w:sz w:val="24"/>
          <w:szCs w:val="24"/>
          <w:u w:val="single"/>
        </w:rPr>
        <w:drawing>
          <wp:inline distT="0" distB="0" distL="0" distR="0" wp14:anchorId="1D731668" wp14:editId="368BB871">
            <wp:extent cx="5943600" cy="1470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R01PT_EV.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470025"/>
                    </a:xfrm>
                    <a:prstGeom prst="rect">
                      <a:avLst/>
                    </a:prstGeom>
                  </pic:spPr>
                </pic:pic>
              </a:graphicData>
            </a:graphic>
          </wp:inline>
        </w:drawing>
      </w:r>
    </w:p>
    <w:p w14:paraId="0AABD0D9" w14:textId="6EF8FEDC" w:rsidR="00783CD2" w:rsidRDefault="000B668D">
      <w:pPr>
        <w:rPr>
          <w:i/>
          <w:sz w:val="20"/>
          <w:szCs w:val="20"/>
        </w:rPr>
      </w:pPr>
      <w:r w:rsidRPr="009E0553">
        <w:rPr>
          <w:i/>
          <w:sz w:val="20"/>
          <w:szCs w:val="20"/>
        </w:rPr>
        <w:t xml:space="preserve">Figure </w:t>
      </w:r>
      <w:r w:rsidR="002467EA">
        <w:rPr>
          <w:i/>
          <w:sz w:val="20"/>
          <w:szCs w:val="20"/>
        </w:rPr>
        <w:t>2</w:t>
      </w:r>
      <w:r w:rsidRPr="009E0553">
        <w:rPr>
          <w:i/>
          <w:sz w:val="20"/>
          <w:szCs w:val="20"/>
        </w:rPr>
        <w:t xml:space="preserve">: </w:t>
      </w:r>
      <w:r w:rsidR="002A2D44">
        <w:rPr>
          <w:i/>
          <w:sz w:val="20"/>
          <w:szCs w:val="20"/>
        </w:rPr>
        <w:t>Example of</w:t>
      </w:r>
      <w:r w:rsidRPr="009E0553">
        <w:rPr>
          <w:i/>
          <w:sz w:val="20"/>
          <w:szCs w:val="20"/>
        </w:rPr>
        <w:t xml:space="preserve"> </w:t>
      </w:r>
      <w:r w:rsidRPr="00F34CAB">
        <w:rPr>
          <w:b/>
          <w:i/>
          <w:sz w:val="20"/>
          <w:szCs w:val="20"/>
        </w:rPr>
        <w:t>Estimated Value</w:t>
      </w:r>
      <w:r w:rsidRPr="009E0553">
        <w:rPr>
          <w:i/>
          <w:sz w:val="20"/>
          <w:szCs w:val="20"/>
        </w:rPr>
        <w:t xml:space="preserve"> flagging. This example highlights </w:t>
      </w:r>
      <w:r w:rsidR="00944C43">
        <w:rPr>
          <w:i/>
          <w:sz w:val="20"/>
          <w:szCs w:val="20"/>
        </w:rPr>
        <w:t>a time period where water level data was estimated due</w:t>
      </w:r>
      <w:r w:rsidR="002467EA">
        <w:rPr>
          <w:i/>
          <w:sz w:val="20"/>
          <w:szCs w:val="20"/>
        </w:rPr>
        <w:t xml:space="preserve"> to a</w:t>
      </w:r>
      <w:r w:rsidR="00944C43">
        <w:rPr>
          <w:i/>
          <w:sz w:val="20"/>
          <w:szCs w:val="20"/>
        </w:rPr>
        <w:t xml:space="preserve"> failing barometric pressure sensor. </w:t>
      </w:r>
    </w:p>
    <w:p w14:paraId="1FDD997B" w14:textId="1355BBE2" w:rsidR="00AA4816" w:rsidRDefault="00AA4816">
      <w:pPr>
        <w:rPr>
          <w:i/>
          <w:sz w:val="20"/>
          <w:szCs w:val="20"/>
        </w:rPr>
      </w:pPr>
      <w:r>
        <w:rPr>
          <w:i/>
          <w:sz w:val="20"/>
          <w:szCs w:val="20"/>
        </w:rPr>
        <w:br w:type="page"/>
      </w:r>
    </w:p>
    <w:p w14:paraId="16A080DF" w14:textId="5890F169" w:rsidR="009752B6" w:rsidRPr="00155AAF" w:rsidRDefault="001B0793" w:rsidP="009752B6">
      <w:pPr>
        <w:pStyle w:val="Title"/>
        <w:rPr>
          <w:sz w:val="22"/>
          <w:szCs w:val="22"/>
        </w:rPr>
      </w:pPr>
      <w:r w:rsidRPr="00155AAF">
        <w:rPr>
          <w:sz w:val="22"/>
          <w:szCs w:val="22"/>
        </w:rPr>
        <w:lastRenderedPageBreak/>
        <w:t>Summary of QAQC Results</w:t>
      </w:r>
    </w:p>
    <w:p w14:paraId="795E22C8" w14:textId="4AE93C69" w:rsidR="00783CD2" w:rsidRDefault="001B0793">
      <w:pPr>
        <w:rPr>
          <w:sz w:val="20"/>
          <w:szCs w:val="20"/>
        </w:rPr>
      </w:pPr>
      <w:r>
        <w:t xml:space="preserve">The following tables provide a summary of the quality flags assigned </w:t>
      </w:r>
      <w:r w:rsidR="000704B8" w:rsidRPr="00F377BE">
        <w:t>(</w:t>
      </w:r>
      <w:r w:rsidR="000704B8" w:rsidRPr="00F377BE">
        <w:fldChar w:fldCharType="begin"/>
      </w:r>
      <w:r w:rsidR="000704B8" w:rsidRPr="00697C44">
        <w:instrText xml:space="preserve"> REF _Ref17461745 \h </w:instrText>
      </w:r>
      <w:r w:rsidR="00F377BE">
        <w:instrText xml:space="preserve"> \* MERGEFORMAT </w:instrText>
      </w:r>
      <w:r w:rsidR="000704B8" w:rsidRPr="00F377BE">
        <w:fldChar w:fldCharType="separate"/>
      </w:r>
      <w:r w:rsidR="000704B8" w:rsidRPr="00C23763">
        <w:rPr>
          <w:color w:val="000000" w:themeColor="text1"/>
        </w:rPr>
        <w:t xml:space="preserve">Table </w:t>
      </w:r>
      <w:r w:rsidR="000704B8" w:rsidRPr="00C23763">
        <w:rPr>
          <w:noProof/>
          <w:color w:val="000000" w:themeColor="text1"/>
        </w:rPr>
        <w:t>2</w:t>
      </w:r>
      <w:r w:rsidR="000704B8" w:rsidRPr="00F377BE">
        <w:fldChar w:fldCharType="end"/>
      </w:r>
      <w:r w:rsidR="000704B8" w:rsidRPr="00F377BE">
        <w:t>)</w:t>
      </w:r>
      <w:r w:rsidR="000704B8">
        <w:t xml:space="preserve"> in addition to an overview of the major issues experienced at each site (</w:t>
      </w:r>
      <w:r w:rsidR="00A14755">
        <w:fldChar w:fldCharType="begin"/>
      </w:r>
      <w:r w:rsidR="00A14755">
        <w:instrText xml:space="preserve"> REF _Ref22217615 \h </w:instrText>
      </w:r>
      <w:r w:rsidR="00A14755">
        <w:fldChar w:fldCharType="separate"/>
      </w:r>
      <w:r w:rsidR="00A14755" w:rsidRPr="00A14755">
        <w:t xml:space="preserve">Table </w:t>
      </w:r>
      <w:r w:rsidR="00A14755" w:rsidRPr="00A14755">
        <w:rPr>
          <w:noProof/>
        </w:rPr>
        <w:t>3</w:t>
      </w:r>
      <w:r w:rsidR="00A14755">
        <w:fldChar w:fldCharType="end"/>
      </w:r>
      <w:r w:rsidR="000704B8">
        <w:t>).</w:t>
      </w:r>
      <w:r>
        <w:t xml:space="preserve"> </w:t>
      </w:r>
    </w:p>
    <w:p w14:paraId="117203F1" w14:textId="67A2CC82" w:rsidR="00A14755" w:rsidRPr="00A14755" w:rsidRDefault="00A14755" w:rsidP="00A14755">
      <w:pPr>
        <w:pStyle w:val="Caption"/>
        <w:keepNext/>
        <w:rPr>
          <w:color w:val="auto"/>
        </w:rPr>
      </w:pPr>
      <w:bookmarkStart w:id="16" w:name="_Ref22217546"/>
      <w:r w:rsidRPr="00A14755">
        <w:rPr>
          <w:color w:val="auto"/>
        </w:rPr>
        <w:t xml:space="preserve">Table </w:t>
      </w:r>
      <w:r w:rsidRPr="00A14755">
        <w:rPr>
          <w:color w:val="auto"/>
        </w:rPr>
        <w:fldChar w:fldCharType="begin"/>
      </w:r>
      <w:r w:rsidRPr="00A14755">
        <w:rPr>
          <w:color w:val="auto"/>
        </w:rPr>
        <w:instrText xml:space="preserve"> SEQ Table \* ARABIC </w:instrText>
      </w:r>
      <w:r w:rsidRPr="00A14755">
        <w:rPr>
          <w:color w:val="auto"/>
        </w:rPr>
        <w:fldChar w:fldCharType="separate"/>
      </w:r>
      <w:r>
        <w:rPr>
          <w:noProof/>
          <w:color w:val="auto"/>
        </w:rPr>
        <w:t>2</w:t>
      </w:r>
      <w:r w:rsidRPr="00A14755">
        <w:rPr>
          <w:color w:val="auto"/>
        </w:rPr>
        <w:fldChar w:fldCharType="end"/>
      </w:r>
      <w:bookmarkEnd w:id="16"/>
      <w:r w:rsidRPr="00A14755">
        <w:rPr>
          <w:color w:val="auto"/>
        </w:rPr>
        <w:t xml:space="preserve">: Flag allocation per </w:t>
      </w:r>
      <w:r w:rsidR="000B5613">
        <w:rPr>
          <w:color w:val="auto"/>
        </w:rPr>
        <w:t>variable</w:t>
      </w:r>
      <w:ins w:id="17" w:author="Emily" w:date="2022-01-27T11:02:00Z">
        <w:r w:rsidR="008C6C31">
          <w:rPr>
            <w:color w:val="auto"/>
          </w:rPr>
          <w:t xml:space="preserve"> 2020-06-14 to 2021-10-22</w:t>
        </w:r>
      </w:ins>
      <w:r w:rsidRPr="00A14755">
        <w:rPr>
          <w:color w:val="auto"/>
        </w:rPr>
        <w:t xml:space="preserve">. </w:t>
      </w:r>
      <w:del w:id="18" w:author="Emily" w:date="2022-01-27T11:03:00Z">
        <w:r w:rsidRPr="00A14755" w:rsidDel="008C6C31">
          <w:rPr>
            <w:color w:val="auto"/>
          </w:rPr>
          <w:delText>ID text provides a hyperlink to view the data through an interactive online tool.</w:delText>
        </w:r>
      </w:del>
      <w:ins w:id="19" w:author="Emily" w:date="2022-01-27T11:03:00Z">
        <w:r w:rsidR="008C6C31">
          <w:rPr>
            <w:color w:val="auto"/>
          </w:rPr>
          <w:t>For access to the provisional data and the interactive online tool, please email data@hakai.org.</w:t>
        </w:r>
      </w:ins>
    </w:p>
    <w:tbl>
      <w:tblPr>
        <w:tblStyle w:val="a0"/>
        <w:tblW w:w="8937" w:type="dxa"/>
        <w:tbl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blBorders>
        <w:tblLayout w:type="fixed"/>
        <w:tblLook w:val="0600" w:firstRow="0" w:lastRow="0" w:firstColumn="0" w:lastColumn="0" w:noHBand="1" w:noVBand="1"/>
      </w:tblPr>
      <w:tblGrid>
        <w:gridCol w:w="1921"/>
        <w:gridCol w:w="1669"/>
        <w:gridCol w:w="900"/>
        <w:gridCol w:w="714"/>
        <w:gridCol w:w="853"/>
        <w:gridCol w:w="982"/>
        <w:gridCol w:w="949"/>
        <w:gridCol w:w="949"/>
      </w:tblGrid>
      <w:tr w:rsidR="00944C43" w:rsidRPr="00F377BE" w14:paraId="4F201813" w14:textId="48E5BEBE" w:rsidTr="000E2417">
        <w:trPr>
          <w:trHeight w:val="309"/>
        </w:trPr>
        <w:tc>
          <w:tcPr>
            <w:tcW w:w="1921" w:type="dxa"/>
            <w:shd w:val="clear" w:color="auto" w:fill="D9D9D9" w:themeFill="background1" w:themeFillShade="D9"/>
          </w:tcPr>
          <w:p w14:paraId="174398DA" w14:textId="54712B7F" w:rsidR="00944C43" w:rsidRDefault="00DE65FE">
            <w:pPr>
              <w:widowControl w:val="0"/>
              <w:spacing w:after="0" w:line="240" w:lineRule="auto"/>
              <w:rPr>
                <w:b/>
                <w:sz w:val="24"/>
                <w:szCs w:val="24"/>
              </w:rPr>
            </w:pPr>
            <w:r>
              <w:rPr>
                <w:b/>
                <w:sz w:val="24"/>
                <w:szCs w:val="24"/>
              </w:rPr>
              <w:t>Variable name</w:t>
            </w:r>
          </w:p>
        </w:tc>
        <w:tc>
          <w:tcPr>
            <w:tcW w:w="1669" w:type="dxa"/>
            <w:shd w:val="clear" w:color="auto" w:fill="D9D9D9" w:themeFill="background1" w:themeFillShade="D9"/>
            <w:tcMar>
              <w:top w:w="100" w:type="dxa"/>
              <w:left w:w="100" w:type="dxa"/>
              <w:bottom w:w="100" w:type="dxa"/>
              <w:right w:w="100" w:type="dxa"/>
            </w:tcMar>
          </w:tcPr>
          <w:p w14:paraId="00243020" w14:textId="569349F6" w:rsidR="00944C43" w:rsidRPr="00C23763" w:rsidRDefault="00DE65FE">
            <w:pPr>
              <w:widowControl w:val="0"/>
              <w:spacing w:after="0" w:line="240" w:lineRule="auto"/>
              <w:rPr>
                <w:b/>
                <w:sz w:val="24"/>
                <w:szCs w:val="24"/>
              </w:rPr>
            </w:pPr>
            <w:r>
              <w:rPr>
                <w:b/>
                <w:sz w:val="24"/>
                <w:szCs w:val="24"/>
              </w:rPr>
              <w:t>Measurement</w:t>
            </w:r>
          </w:p>
        </w:tc>
        <w:tc>
          <w:tcPr>
            <w:tcW w:w="900" w:type="dxa"/>
            <w:shd w:val="clear" w:color="auto" w:fill="D9D9D9" w:themeFill="background1" w:themeFillShade="D9"/>
            <w:tcMar>
              <w:top w:w="100" w:type="dxa"/>
              <w:left w:w="100" w:type="dxa"/>
              <w:bottom w:w="100" w:type="dxa"/>
              <w:right w:w="100" w:type="dxa"/>
            </w:tcMar>
          </w:tcPr>
          <w:p w14:paraId="0756E789" w14:textId="77777777" w:rsidR="00944C43" w:rsidRPr="00C23763" w:rsidRDefault="00944C43">
            <w:pPr>
              <w:widowControl w:val="0"/>
              <w:spacing w:after="0" w:line="240" w:lineRule="auto"/>
              <w:rPr>
                <w:b/>
                <w:sz w:val="24"/>
                <w:szCs w:val="24"/>
              </w:rPr>
            </w:pPr>
            <w:r w:rsidRPr="00C23763">
              <w:rPr>
                <w:b/>
                <w:sz w:val="24"/>
                <w:szCs w:val="24"/>
              </w:rPr>
              <w:t>AV</w:t>
            </w:r>
          </w:p>
        </w:tc>
        <w:tc>
          <w:tcPr>
            <w:tcW w:w="714" w:type="dxa"/>
            <w:shd w:val="clear" w:color="auto" w:fill="D9D9D9" w:themeFill="background1" w:themeFillShade="D9"/>
            <w:tcMar>
              <w:top w:w="100" w:type="dxa"/>
              <w:left w:w="100" w:type="dxa"/>
              <w:bottom w:w="100" w:type="dxa"/>
              <w:right w:w="100" w:type="dxa"/>
            </w:tcMar>
          </w:tcPr>
          <w:p w14:paraId="2BFD372F" w14:textId="77777777" w:rsidR="00944C43" w:rsidRPr="00C23763" w:rsidRDefault="00944C43">
            <w:pPr>
              <w:widowControl w:val="0"/>
              <w:spacing w:after="0" w:line="240" w:lineRule="auto"/>
              <w:rPr>
                <w:b/>
                <w:sz w:val="24"/>
                <w:szCs w:val="24"/>
              </w:rPr>
            </w:pPr>
            <w:r w:rsidRPr="00C23763">
              <w:rPr>
                <w:b/>
                <w:sz w:val="24"/>
                <w:szCs w:val="24"/>
              </w:rPr>
              <w:t>SVD</w:t>
            </w:r>
          </w:p>
        </w:tc>
        <w:tc>
          <w:tcPr>
            <w:tcW w:w="853" w:type="dxa"/>
            <w:shd w:val="clear" w:color="auto" w:fill="D9D9D9" w:themeFill="background1" w:themeFillShade="D9"/>
            <w:tcMar>
              <w:top w:w="100" w:type="dxa"/>
              <w:left w:w="100" w:type="dxa"/>
              <w:bottom w:w="100" w:type="dxa"/>
              <w:right w:w="100" w:type="dxa"/>
            </w:tcMar>
          </w:tcPr>
          <w:p w14:paraId="2C3AC1B6" w14:textId="24998909" w:rsidR="00944C43" w:rsidRPr="00C23763" w:rsidRDefault="00944C43">
            <w:pPr>
              <w:widowControl w:val="0"/>
              <w:spacing w:after="0" w:line="240" w:lineRule="auto"/>
              <w:rPr>
                <w:b/>
                <w:sz w:val="24"/>
                <w:szCs w:val="24"/>
              </w:rPr>
            </w:pPr>
            <w:r>
              <w:rPr>
                <w:b/>
                <w:sz w:val="24"/>
                <w:szCs w:val="24"/>
              </w:rPr>
              <w:t>SVC</w:t>
            </w:r>
          </w:p>
        </w:tc>
        <w:tc>
          <w:tcPr>
            <w:tcW w:w="982" w:type="dxa"/>
            <w:shd w:val="clear" w:color="auto" w:fill="D9D9D9" w:themeFill="background1" w:themeFillShade="D9"/>
            <w:tcMar>
              <w:top w:w="100" w:type="dxa"/>
              <w:left w:w="100" w:type="dxa"/>
              <w:bottom w:w="100" w:type="dxa"/>
              <w:right w:w="100" w:type="dxa"/>
            </w:tcMar>
          </w:tcPr>
          <w:p w14:paraId="65261DD2" w14:textId="434BC93E" w:rsidR="00944C43" w:rsidRPr="00C23763" w:rsidRDefault="00944C43">
            <w:pPr>
              <w:widowControl w:val="0"/>
              <w:spacing w:after="0" w:line="240" w:lineRule="auto"/>
              <w:rPr>
                <w:b/>
                <w:sz w:val="24"/>
                <w:szCs w:val="24"/>
              </w:rPr>
            </w:pPr>
            <w:r>
              <w:rPr>
                <w:b/>
                <w:sz w:val="24"/>
                <w:szCs w:val="24"/>
              </w:rPr>
              <w:t>MV</w:t>
            </w:r>
          </w:p>
        </w:tc>
        <w:tc>
          <w:tcPr>
            <w:tcW w:w="949" w:type="dxa"/>
            <w:shd w:val="clear" w:color="auto" w:fill="D9D9D9" w:themeFill="background1" w:themeFillShade="D9"/>
            <w:tcMar>
              <w:top w:w="100" w:type="dxa"/>
              <w:left w:w="100" w:type="dxa"/>
              <w:bottom w:w="100" w:type="dxa"/>
              <w:right w:w="100" w:type="dxa"/>
            </w:tcMar>
          </w:tcPr>
          <w:p w14:paraId="445D6CB4" w14:textId="77777777" w:rsidR="00944C43" w:rsidRPr="00C23763" w:rsidRDefault="00944C43">
            <w:pPr>
              <w:widowControl w:val="0"/>
              <w:spacing w:after="0" w:line="240" w:lineRule="auto"/>
              <w:rPr>
                <w:b/>
                <w:sz w:val="24"/>
                <w:szCs w:val="24"/>
              </w:rPr>
            </w:pPr>
            <w:r w:rsidRPr="00C23763">
              <w:rPr>
                <w:b/>
                <w:sz w:val="24"/>
                <w:szCs w:val="24"/>
              </w:rPr>
              <w:t>EV</w:t>
            </w:r>
          </w:p>
        </w:tc>
        <w:tc>
          <w:tcPr>
            <w:tcW w:w="949" w:type="dxa"/>
            <w:shd w:val="clear" w:color="auto" w:fill="D9D9D9" w:themeFill="background1" w:themeFillShade="D9"/>
          </w:tcPr>
          <w:p w14:paraId="30D36228" w14:textId="75C41082" w:rsidR="00944C43" w:rsidRPr="00C23763" w:rsidRDefault="00944C43">
            <w:pPr>
              <w:widowControl w:val="0"/>
              <w:spacing w:after="0" w:line="240" w:lineRule="auto"/>
              <w:rPr>
                <w:b/>
                <w:sz w:val="24"/>
                <w:szCs w:val="24"/>
              </w:rPr>
            </w:pPr>
            <w:r>
              <w:rPr>
                <w:b/>
                <w:sz w:val="24"/>
                <w:szCs w:val="24"/>
              </w:rPr>
              <w:t>Total</w:t>
            </w:r>
          </w:p>
        </w:tc>
      </w:tr>
      <w:tr w:rsidR="00944C43" w:rsidDel="001349B6" w14:paraId="0C3C11AD" w14:textId="1934FAB0" w:rsidTr="000E2417">
        <w:trPr>
          <w:trHeight w:val="281"/>
          <w:del w:id="20" w:author="Emily" w:date="2022-01-27T10:57:00Z"/>
        </w:trPr>
        <w:tc>
          <w:tcPr>
            <w:tcW w:w="1921" w:type="dxa"/>
          </w:tcPr>
          <w:p w14:paraId="4B3906A3" w14:textId="56A46767" w:rsidR="00944C43" w:rsidDel="001349B6" w:rsidRDefault="009F55F1">
            <w:pPr>
              <w:widowControl w:val="0"/>
              <w:spacing w:after="0" w:line="240" w:lineRule="auto"/>
              <w:rPr>
                <w:del w:id="21" w:author="Emily" w:date="2022-01-27T10:57:00Z"/>
              </w:rPr>
            </w:pPr>
            <w:del w:id="22" w:author="Emily" w:date="2022-01-27T10:57:00Z">
              <w:r w:rsidDel="001349B6">
                <w:fldChar w:fldCharType="begin"/>
              </w:r>
              <w:r w:rsidDel="001349B6">
                <w:delInstrText xml:space="preserve"> HYPERLINK "https://hecate.hakai.org/sn/p/viewsndata.pl?dataTable=1hourSamples&amp;measurements=SA_KR01_EC.SpecificConductance_Avg" </w:delInstrText>
              </w:r>
              <w:r w:rsidDel="001349B6">
                <w:fldChar w:fldCharType="separate"/>
              </w:r>
              <w:r w:rsidR="00944C43" w:rsidRPr="00944C43" w:rsidDel="001349B6">
                <w:rPr>
                  <w:rStyle w:val="Hyperlink"/>
                </w:rPr>
                <w:delText>SCKoe</w:delText>
              </w:r>
              <w:r w:rsidR="00944C43" w:rsidRPr="00944C43" w:rsidDel="001349B6">
                <w:rPr>
                  <w:rStyle w:val="Hyperlink"/>
                </w:rPr>
                <w:delText>y</w:delText>
              </w:r>
              <w:r w:rsidR="00944C43" w:rsidRPr="00944C43" w:rsidDel="001349B6">
                <w:rPr>
                  <w:rStyle w:val="Hyperlink"/>
                </w:rPr>
                <w:delText>e1</w:delText>
              </w:r>
              <w:r w:rsidDel="001349B6">
                <w:rPr>
                  <w:rStyle w:val="Hyperlink"/>
                </w:rPr>
                <w:fldChar w:fldCharType="end"/>
              </w:r>
            </w:del>
          </w:p>
        </w:tc>
        <w:tc>
          <w:tcPr>
            <w:tcW w:w="1669" w:type="dxa"/>
            <w:shd w:val="clear" w:color="auto" w:fill="auto"/>
            <w:tcMar>
              <w:top w:w="100" w:type="dxa"/>
              <w:left w:w="100" w:type="dxa"/>
              <w:bottom w:w="100" w:type="dxa"/>
              <w:right w:w="100" w:type="dxa"/>
            </w:tcMar>
          </w:tcPr>
          <w:p w14:paraId="7D2B5897" w14:textId="68448EC8" w:rsidR="00944C43" w:rsidDel="001349B6" w:rsidRDefault="00944C43">
            <w:pPr>
              <w:widowControl w:val="0"/>
              <w:spacing w:after="0" w:line="240" w:lineRule="auto"/>
              <w:rPr>
                <w:del w:id="23" w:author="Emily" w:date="2022-01-27T10:57:00Z"/>
              </w:rPr>
            </w:pPr>
            <w:del w:id="24" w:author="Emily" w:date="2022-01-27T10:57:00Z">
              <w:r w:rsidDel="001349B6">
                <w:delText>Conductivity</w:delText>
              </w:r>
            </w:del>
          </w:p>
        </w:tc>
        <w:tc>
          <w:tcPr>
            <w:tcW w:w="900" w:type="dxa"/>
            <w:shd w:val="clear" w:color="auto" w:fill="auto"/>
            <w:tcMar>
              <w:top w:w="100" w:type="dxa"/>
              <w:left w:w="100" w:type="dxa"/>
              <w:bottom w:w="100" w:type="dxa"/>
              <w:right w:w="100" w:type="dxa"/>
            </w:tcMar>
          </w:tcPr>
          <w:p w14:paraId="02F2941E" w14:textId="471561AA" w:rsidR="00944C43" w:rsidDel="001349B6" w:rsidRDefault="00763D2A">
            <w:pPr>
              <w:widowControl w:val="0"/>
              <w:spacing w:after="0" w:line="240" w:lineRule="auto"/>
              <w:rPr>
                <w:del w:id="25" w:author="Emily" w:date="2022-01-27T10:57:00Z"/>
              </w:rPr>
            </w:pPr>
            <w:del w:id="26" w:author="Emily" w:date="2022-01-27T10:57:00Z">
              <w:r w:rsidDel="001349B6">
                <w:delText>78083</w:delText>
              </w:r>
            </w:del>
          </w:p>
        </w:tc>
        <w:tc>
          <w:tcPr>
            <w:tcW w:w="714" w:type="dxa"/>
            <w:shd w:val="clear" w:color="auto" w:fill="auto"/>
            <w:tcMar>
              <w:top w:w="100" w:type="dxa"/>
              <w:left w:w="100" w:type="dxa"/>
              <w:bottom w:w="100" w:type="dxa"/>
              <w:right w:w="100" w:type="dxa"/>
            </w:tcMar>
          </w:tcPr>
          <w:p w14:paraId="2F28EEBC" w14:textId="1A50855C" w:rsidR="00944C43" w:rsidDel="001349B6" w:rsidRDefault="00763D2A">
            <w:pPr>
              <w:widowControl w:val="0"/>
              <w:spacing w:after="0" w:line="240" w:lineRule="auto"/>
              <w:rPr>
                <w:del w:id="27" w:author="Emily" w:date="2022-01-27T10:57:00Z"/>
              </w:rPr>
            </w:pPr>
            <w:del w:id="28" w:author="Emily" w:date="2022-01-27T10:57:00Z">
              <w:r w:rsidDel="001349B6">
                <w:delText>3</w:delText>
              </w:r>
            </w:del>
          </w:p>
        </w:tc>
        <w:tc>
          <w:tcPr>
            <w:tcW w:w="853" w:type="dxa"/>
            <w:shd w:val="clear" w:color="auto" w:fill="auto"/>
            <w:tcMar>
              <w:top w:w="100" w:type="dxa"/>
              <w:left w:w="100" w:type="dxa"/>
              <w:bottom w:w="100" w:type="dxa"/>
              <w:right w:w="100" w:type="dxa"/>
            </w:tcMar>
          </w:tcPr>
          <w:p w14:paraId="505B5FBD" w14:textId="1E18E2A8" w:rsidR="00944C43" w:rsidDel="001349B6" w:rsidRDefault="00763D2A">
            <w:pPr>
              <w:widowControl w:val="0"/>
              <w:spacing w:after="0" w:line="240" w:lineRule="auto"/>
              <w:rPr>
                <w:del w:id="29" w:author="Emily" w:date="2022-01-27T10:57:00Z"/>
              </w:rPr>
            </w:pPr>
            <w:del w:id="30" w:author="Emily" w:date="2022-01-27T10:57:00Z">
              <w:r w:rsidDel="001349B6">
                <w:delText>227</w:delText>
              </w:r>
            </w:del>
          </w:p>
        </w:tc>
        <w:tc>
          <w:tcPr>
            <w:tcW w:w="982" w:type="dxa"/>
            <w:shd w:val="clear" w:color="auto" w:fill="auto"/>
            <w:tcMar>
              <w:top w:w="100" w:type="dxa"/>
              <w:left w:w="100" w:type="dxa"/>
              <w:bottom w:w="100" w:type="dxa"/>
              <w:right w:w="100" w:type="dxa"/>
            </w:tcMar>
          </w:tcPr>
          <w:p w14:paraId="5C74C467" w14:textId="3BBBFE67" w:rsidR="00944C43" w:rsidDel="001349B6" w:rsidRDefault="00944C43">
            <w:pPr>
              <w:widowControl w:val="0"/>
              <w:spacing w:after="0" w:line="240" w:lineRule="auto"/>
              <w:rPr>
                <w:del w:id="31" w:author="Emily" w:date="2022-01-27T10:57:00Z"/>
              </w:rPr>
            </w:pPr>
          </w:p>
        </w:tc>
        <w:tc>
          <w:tcPr>
            <w:tcW w:w="949" w:type="dxa"/>
            <w:shd w:val="clear" w:color="auto" w:fill="auto"/>
            <w:tcMar>
              <w:top w:w="100" w:type="dxa"/>
              <w:left w:w="100" w:type="dxa"/>
              <w:bottom w:w="100" w:type="dxa"/>
              <w:right w:w="100" w:type="dxa"/>
            </w:tcMar>
          </w:tcPr>
          <w:p w14:paraId="32413FDF" w14:textId="361B982D" w:rsidR="00944C43" w:rsidDel="001349B6" w:rsidRDefault="00944C43">
            <w:pPr>
              <w:widowControl w:val="0"/>
              <w:spacing w:after="0" w:line="240" w:lineRule="auto"/>
              <w:rPr>
                <w:del w:id="32" w:author="Emily" w:date="2022-01-27T10:57:00Z"/>
              </w:rPr>
            </w:pPr>
          </w:p>
        </w:tc>
        <w:tc>
          <w:tcPr>
            <w:tcW w:w="949" w:type="dxa"/>
          </w:tcPr>
          <w:p w14:paraId="3C5EC5D6" w14:textId="5BA9B942" w:rsidR="00944C43" w:rsidRPr="002467EA" w:rsidDel="001349B6" w:rsidRDefault="00763D2A">
            <w:pPr>
              <w:widowControl w:val="0"/>
              <w:spacing w:after="0" w:line="240" w:lineRule="auto"/>
              <w:rPr>
                <w:del w:id="33" w:author="Emily" w:date="2022-01-27T10:57:00Z"/>
                <w:b/>
              </w:rPr>
            </w:pPr>
            <w:del w:id="34" w:author="Emily" w:date="2022-01-27T10:57:00Z">
              <w:r w:rsidRPr="002467EA" w:rsidDel="001349B6">
                <w:rPr>
                  <w:b/>
                </w:rPr>
                <w:delText>78313</w:delText>
              </w:r>
            </w:del>
          </w:p>
        </w:tc>
      </w:tr>
      <w:tr w:rsidR="00944C43" w:rsidDel="001349B6" w14:paraId="0B41DDD6" w14:textId="6A92F55D" w:rsidTr="000E2417">
        <w:trPr>
          <w:trHeight w:val="281"/>
          <w:del w:id="35" w:author="Emily" w:date="2022-01-27T10:57:00Z"/>
        </w:trPr>
        <w:tc>
          <w:tcPr>
            <w:tcW w:w="1921" w:type="dxa"/>
          </w:tcPr>
          <w:p w14:paraId="23E7254B" w14:textId="55605EDF" w:rsidR="00944C43" w:rsidDel="001349B6" w:rsidRDefault="009F55F1">
            <w:pPr>
              <w:widowControl w:val="0"/>
              <w:spacing w:after="0" w:line="240" w:lineRule="auto"/>
              <w:rPr>
                <w:del w:id="36" w:author="Emily" w:date="2022-01-27T10:57:00Z"/>
              </w:rPr>
            </w:pPr>
            <w:del w:id="37" w:author="Emily" w:date="2022-01-27T10:57:00Z">
              <w:r w:rsidDel="001349B6">
                <w:fldChar w:fldCharType="begin"/>
              </w:r>
              <w:r w:rsidDel="001349B6">
                <w:delInstrText xml:space="preserve"> HYPERLINK "https://hecate.hakai.org/sn/p/viewsndata.pl?dataTable=1hourSamples&amp;measurements=SA_KR01_EC.WaterTemp_Avg" </w:delInstrText>
              </w:r>
              <w:r w:rsidDel="001349B6">
                <w:fldChar w:fldCharType="separate"/>
              </w:r>
              <w:r w:rsidR="00944C43" w:rsidRPr="000B5613" w:rsidDel="001349B6">
                <w:rPr>
                  <w:rStyle w:val="Hyperlink"/>
                </w:rPr>
                <w:delText>TwtrKoeyeEC</w:delText>
              </w:r>
              <w:r w:rsidDel="001349B6">
                <w:rPr>
                  <w:rStyle w:val="Hyperlink"/>
                </w:rPr>
                <w:fldChar w:fldCharType="end"/>
              </w:r>
            </w:del>
          </w:p>
        </w:tc>
        <w:tc>
          <w:tcPr>
            <w:tcW w:w="1669" w:type="dxa"/>
            <w:shd w:val="clear" w:color="auto" w:fill="auto"/>
            <w:tcMar>
              <w:top w:w="100" w:type="dxa"/>
              <w:left w:w="100" w:type="dxa"/>
              <w:bottom w:w="100" w:type="dxa"/>
              <w:right w:w="100" w:type="dxa"/>
            </w:tcMar>
          </w:tcPr>
          <w:p w14:paraId="56B75967" w14:textId="2CFB12A4" w:rsidR="00944C43" w:rsidDel="001349B6" w:rsidRDefault="00944C43">
            <w:pPr>
              <w:widowControl w:val="0"/>
              <w:spacing w:after="0" w:line="240" w:lineRule="auto"/>
              <w:rPr>
                <w:del w:id="38" w:author="Emily" w:date="2022-01-27T10:57:00Z"/>
              </w:rPr>
            </w:pPr>
            <w:del w:id="39" w:author="Emily" w:date="2022-01-27T10:57:00Z">
              <w:r w:rsidDel="001349B6">
                <w:delText>Temperature</w:delText>
              </w:r>
            </w:del>
          </w:p>
        </w:tc>
        <w:tc>
          <w:tcPr>
            <w:tcW w:w="900" w:type="dxa"/>
            <w:shd w:val="clear" w:color="auto" w:fill="auto"/>
            <w:tcMar>
              <w:top w:w="100" w:type="dxa"/>
              <w:left w:w="100" w:type="dxa"/>
              <w:bottom w:w="100" w:type="dxa"/>
              <w:right w:w="100" w:type="dxa"/>
            </w:tcMar>
          </w:tcPr>
          <w:p w14:paraId="52ED96EA" w14:textId="1CFEC735" w:rsidR="00944C43" w:rsidDel="001349B6" w:rsidRDefault="00944C43">
            <w:pPr>
              <w:widowControl w:val="0"/>
              <w:spacing w:after="0" w:line="240" w:lineRule="auto"/>
              <w:rPr>
                <w:del w:id="40" w:author="Emily" w:date="2022-01-27T10:57:00Z"/>
              </w:rPr>
            </w:pPr>
            <w:del w:id="41" w:author="Emily" w:date="2022-01-27T10:57:00Z">
              <w:r w:rsidDel="001349B6">
                <w:delText>78312</w:delText>
              </w:r>
            </w:del>
          </w:p>
        </w:tc>
        <w:tc>
          <w:tcPr>
            <w:tcW w:w="714" w:type="dxa"/>
            <w:shd w:val="clear" w:color="auto" w:fill="auto"/>
            <w:tcMar>
              <w:top w:w="100" w:type="dxa"/>
              <w:left w:w="100" w:type="dxa"/>
              <w:bottom w:w="100" w:type="dxa"/>
              <w:right w:w="100" w:type="dxa"/>
            </w:tcMar>
          </w:tcPr>
          <w:p w14:paraId="7FC36852" w14:textId="59545AD4" w:rsidR="00944C43" w:rsidDel="001349B6" w:rsidRDefault="00763D2A">
            <w:pPr>
              <w:widowControl w:val="0"/>
              <w:spacing w:after="0" w:line="240" w:lineRule="auto"/>
              <w:rPr>
                <w:del w:id="42" w:author="Emily" w:date="2022-01-27T10:57:00Z"/>
              </w:rPr>
            </w:pPr>
            <w:del w:id="43" w:author="Emily" w:date="2022-01-27T10:57:00Z">
              <w:r w:rsidDel="001349B6">
                <w:delText>1</w:delText>
              </w:r>
            </w:del>
          </w:p>
        </w:tc>
        <w:tc>
          <w:tcPr>
            <w:tcW w:w="853" w:type="dxa"/>
            <w:shd w:val="clear" w:color="auto" w:fill="auto"/>
            <w:tcMar>
              <w:top w:w="100" w:type="dxa"/>
              <w:left w:w="100" w:type="dxa"/>
              <w:bottom w:w="100" w:type="dxa"/>
              <w:right w:w="100" w:type="dxa"/>
            </w:tcMar>
          </w:tcPr>
          <w:p w14:paraId="0685FF6A" w14:textId="142D4C5D" w:rsidR="00944C43" w:rsidDel="001349B6" w:rsidRDefault="00944C43">
            <w:pPr>
              <w:widowControl w:val="0"/>
              <w:spacing w:after="0" w:line="240" w:lineRule="auto"/>
              <w:rPr>
                <w:del w:id="44" w:author="Emily" w:date="2022-01-27T10:57:00Z"/>
              </w:rPr>
            </w:pPr>
          </w:p>
        </w:tc>
        <w:tc>
          <w:tcPr>
            <w:tcW w:w="982" w:type="dxa"/>
            <w:shd w:val="clear" w:color="auto" w:fill="auto"/>
            <w:tcMar>
              <w:top w:w="100" w:type="dxa"/>
              <w:left w:w="100" w:type="dxa"/>
              <w:bottom w:w="100" w:type="dxa"/>
              <w:right w:w="100" w:type="dxa"/>
            </w:tcMar>
          </w:tcPr>
          <w:p w14:paraId="5DA42F17" w14:textId="28D73AFE" w:rsidR="00944C43" w:rsidDel="001349B6" w:rsidRDefault="00944C43">
            <w:pPr>
              <w:widowControl w:val="0"/>
              <w:spacing w:after="0" w:line="240" w:lineRule="auto"/>
              <w:rPr>
                <w:del w:id="45" w:author="Emily" w:date="2022-01-27T10:57:00Z"/>
              </w:rPr>
            </w:pPr>
          </w:p>
        </w:tc>
        <w:tc>
          <w:tcPr>
            <w:tcW w:w="949" w:type="dxa"/>
            <w:shd w:val="clear" w:color="auto" w:fill="auto"/>
            <w:tcMar>
              <w:top w:w="100" w:type="dxa"/>
              <w:left w:w="100" w:type="dxa"/>
              <w:bottom w:w="100" w:type="dxa"/>
              <w:right w:w="100" w:type="dxa"/>
            </w:tcMar>
          </w:tcPr>
          <w:p w14:paraId="2D8CBD2B" w14:textId="63FEE662" w:rsidR="00944C43" w:rsidDel="001349B6" w:rsidRDefault="00944C43">
            <w:pPr>
              <w:widowControl w:val="0"/>
              <w:spacing w:after="0" w:line="240" w:lineRule="auto"/>
              <w:rPr>
                <w:del w:id="46" w:author="Emily" w:date="2022-01-27T10:57:00Z"/>
              </w:rPr>
            </w:pPr>
          </w:p>
        </w:tc>
        <w:tc>
          <w:tcPr>
            <w:tcW w:w="949" w:type="dxa"/>
          </w:tcPr>
          <w:p w14:paraId="7DA917E0" w14:textId="5808F45A" w:rsidR="00944C43" w:rsidRPr="002467EA" w:rsidDel="001349B6" w:rsidRDefault="00763D2A">
            <w:pPr>
              <w:widowControl w:val="0"/>
              <w:spacing w:after="0" w:line="240" w:lineRule="auto"/>
              <w:rPr>
                <w:del w:id="47" w:author="Emily" w:date="2022-01-27T10:57:00Z"/>
                <w:b/>
              </w:rPr>
            </w:pPr>
            <w:del w:id="48" w:author="Emily" w:date="2022-01-27T10:57:00Z">
              <w:r w:rsidRPr="002467EA" w:rsidDel="001349B6">
                <w:rPr>
                  <w:b/>
                </w:rPr>
                <w:delText>78313</w:delText>
              </w:r>
            </w:del>
          </w:p>
        </w:tc>
      </w:tr>
      <w:tr w:rsidR="00944C43" w:rsidDel="001349B6" w14:paraId="6C3A8DC7" w14:textId="0358A617" w:rsidTr="000E2417">
        <w:trPr>
          <w:trHeight w:val="281"/>
          <w:del w:id="49" w:author="Emily" w:date="2022-01-27T10:57:00Z"/>
        </w:trPr>
        <w:tc>
          <w:tcPr>
            <w:tcW w:w="1921" w:type="dxa"/>
          </w:tcPr>
          <w:p w14:paraId="75D41F02" w14:textId="285204F8" w:rsidR="00944C43" w:rsidDel="001349B6" w:rsidRDefault="009F55F1">
            <w:pPr>
              <w:widowControl w:val="0"/>
              <w:spacing w:after="0" w:line="240" w:lineRule="auto"/>
              <w:rPr>
                <w:del w:id="50" w:author="Emily" w:date="2022-01-27T10:57:00Z"/>
              </w:rPr>
            </w:pPr>
            <w:del w:id="51" w:author="Emily" w:date="2022-01-27T10:57:00Z">
              <w:r w:rsidDel="001349B6">
                <w:fldChar w:fldCharType="begin"/>
              </w:r>
              <w:r w:rsidDel="001349B6">
                <w:delInstrText xml:space="preserve"> HYPERLINK "https://hecate.hakai.org/sn/p/viewsndata.pl?dataTable=1hourSamples&amp;measurements=SA_KR01_PT.SensorDepth_Med" </w:delInstrText>
              </w:r>
              <w:r w:rsidDel="001349B6">
                <w:fldChar w:fldCharType="separate"/>
              </w:r>
              <w:r w:rsidR="00944C43" w:rsidRPr="000B5613" w:rsidDel="001349B6">
                <w:rPr>
                  <w:rStyle w:val="Hyperlink"/>
                </w:rPr>
                <w:delText>DepthKoeyePT</w:delText>
              </w:r>
              <w:r w:rsidDel="001349B6">
                <w:rPr>
                  <w:rStyle w:val="Hyperlink"/>
                </w:rPr>
                <w:fldChar w:fldCharType="end"/>
              </w:r>
            </w:del>
          </w:p>
        </w:tc>
        <w:tc>
          <w:tcPr>
            <w:tcW w:w="1669" w:type="dxa"/>
            <w:shd w:val="clear" w:color="auto" w:fill="auto"/>
            <w:tcMar>
              <w:top w:w="100" w:type="dxa"/>
              <w:left w:w="100" w:type="dxa"/>
              <w:bottom w:w="100" w:type="dxa"/>
              <w:right w:w="100" w:type="dxa"/>
            </w:tcMar>
          </w:tcPr>
          <w:p w14:paraId="7911B08A" w14:textId="1774FC89" w:rsidR="00944C43" w:rsidDel="001349B6" w:rsidRDefault="00944C43">
            <w:pPr>
              <w:widowControl w:val="0"/>
              <w:spacing w:after="0" w:line="240" w:lineRule="auto"/>
              <w:rPr>
                <w:del w:id="52" w:author="Emily" w:date="2022-01-27T10:57:00Z"/>
              </w:rPr>
            </w:pPr>
            <w:del w:id="53" w:author="Emily" w:date="2022-01-27T10:57:00Z">
              <w:r w:rsidDel="001349B6">
                <w:delText>Water Depth</w:delText>
              </w:r>
            </w:del>
          </w:p>
        </w:tc>
        <w:tc>
          <w:tcPr>
            <w:tcW w:w="900" w:type="dxa"/>
            <w:tcMar>
              <w:top w:w="100" w:type="dxa"/>
              <w:left w:w="100" w:type="dxa"/>
              <w:bottom w:w="100" w:type="dxa"/>
              <w:right w:w="100" w:type="dxa"/>
            </w:tcMar>
          </w:tcPr>
          <w:p w14:paraId="36AE94BF" w14:textId="3642DA59" w:rsidR="00944C43" w:rsidDel="001349B6" w:rsidRDefault="00763D2A">
            <w:pPr>
              <w:widowControl w:val="0"/>
              <w:spacing w:after="0" w:line="240" w:lineRule="auto"/>
              <w:rPr>
                <w:del w:id="54" w:author="Emily" w:date="2022-01-27T10:57:00Z"/>
              </w:rPr>
            </w:pPr>
            <w:del w:id="55" w:author="Emily" w:date="2022-01-27T10:57:00Z">
              <w:r w:rsidDel="001349B6">
                <w:delText>24954</w:delText>
              </w:r>
            </w:del>
          </w:p>
        </w:tc>
        <w:tc>
          <w:tcPr>
            <w:tcW w:w="714" w:type="dxa"/>
            <w:tcMar>
              <w:top w:w="100" w:type="dxa"/>
              <w:left w:w="100" w:type="dxa"/>
              <w:bottom w:w="100" w:type="dxa"/>
              <w:right w:w="100" w:type="dxa"/>
            </w:tcMar>
          </w:tcPr>
          <w:p w14:paraId="628D2B8A" w14:textId="6F0127DD" w:rsidR="00944C43" w:rsidDel="001349B6" w:rsidRDefault="00763D2A">
            <w:pPr>
              <w:widowControl w:val="0"/>
              <w:spacing w:after="0" w:line="240" w:lineRule="auto"/>
              <w:rPr>
                <w:del w:id="56" w:author="Emily" w:date="2022-01-27T10:57:00Z"/>
              </w:rPr>
            </w:pPr>
            <w:del w:id="57" w:author="Emily" w:date="2022-01-27T10:57:00Z">
              <w:r w:rsidDel="001349B6">
                <w:delText>1223</w:delText>
              </w:r>
            </w:del>
          </w:p>
        </w:tc>
        <w:tc>
          <w:tcPr>
            <w:tcW w:w="853" w:type="dxa"/>
            <w:tcMar>
              <w:top w:w="100" w:type="dxa"/>
              <w:left w:w="100" w:type="dxa"/>
              <w:bottom w:w="100" w:type="dxa"/>
              <w:right w:w="100" w:type="dxa"/>
            </w:tcMar>
          </w:tcPr>
          <w:p w14:paraId="5CCC4A43" w14:textId="6E68CDC2" w:rsidR="00944C43" w:rsidDel="001349B6" w:rsidRDefault="00763D2A">
            <w:pPr>
              <w:widowControl w:val="0"/>
              <w:spacing w:after="0" w:line="240" w:lineRule="auto"/>
              <w:rPr>
                <w:del w:id="58" w:author="Emily" w:date="2022-01-27T10:57:00Z"/>
              </w:rPr>
            </w:pPr>
            <w:del w:id="59" w:author="Emily" w:date="2022-01-27T10:57:00Z">
              <w:r w:rsidDel="001349B6">
                <w:delText>22573</w:delText>
              </w:r>
            </w:del>
          </w:p>
        </w:tc>
        <w:tc>
          <w:tcPr>
            <w:tcW w:w="982" w:type="dxa"/>
            <w:tcMar>
              <w:top w:w="100" w:type="dxa"/>
              <w:left w:w="100" w:type="dxa"/>
              <w:bottom w:w="100" w:type="dxa"/>
              <w:right w:w="100" w:type="dxa"/>
            </w:tcMar>
          </w:tcPr>
          <w:p w14:paraId="2449D338" w14:textId="37F763D4" w:rsidR="00944C43" w:rsidDel="001349B6" w:rsidRDefault="00763D2A">
            <w:pPr>
              <w:widowControl w:val="0"/>
              <w:spacing w:after="0" w:line="240" w:lineRule="auto"/>
              <w:rPr>
                <w:del w:id="60" w:author="Emily" w:date="2022-01-27T10:57:00Z"/>
              </w:rPr>
            </w:pPr>
            <w:del w:id="61" w:author="Emily" w:date="2022-01-27T10:57:00Z">
              <w:r w:rsidDel="001349B6">
                <w:delText>1</w:delText>
              </w:r>
            </w:del>
          </w:p>
        </w:tc>
        <w:tc>
          <w:tcPr>
            <w:tcW w:w="949" w:type="dxa"/>
            <w:tcMar>
              <w:top w:w="100" w:type="dxa"/>
              <w:left w:w="100" w:type="dxa"/>
              <w:bottom w:w="100" w:type="dxa"/>
              <w:right w:w="100" w:type="dxa"/>
            </w:tcMar>
          </w:tcPr>
          <w:p w14:paraId="013F15F8" w14:textId="096A83EB" w:rsidR="00944C43" w:rsidDel="001349B6" w:rsidRDefault="00763D2A">
            <w:pPr>
              <w:widowControl w:val="0"/>
              <w:spacing w:after="0" w:line="240" w:lineRule="auto"/>
              <w:rPr>
                <w:del w:id="62" w:author="Emily" w:date="2022-01-27T10:57:00Z"/>
              </w:rPr>
            </w:pPr>
            <w:del w:id="63" w:author="Emily" w:date="2022-01-27T10:57:00Z">
              <w:r w:rsidDel="001349B6">
                <w:delText>53968</w:delText>
              </w:r>
            </w:del>
          </w:p>
        </w:tc>
        <w:tc>
          <w:tcPr>
            <w:tcW w:w="949" w:type="dxa"/>
          </w:tcPr>
          <w:p w14:paraId="0D885922" w14:textId="5E6C7F33" w:rsidR="00944C43" w:rsidRPr="002467EA" w:rsidDel="001349B6" w:rsidRDefault="00763D2A">
            <w:pPr>
              <w:widowControl w:val="0"/>
              <w:spacing w:after="0" w:line="240" w:lineRule="auto"/>
              <w:rPr>
                <w:del w:id="64" w:author="Emily" w:date="2022-01-27T10:57:00Z"/>
                <w:b/>
              </w:rPr>
            </w:pPr>
            <w:del w:id="65" w:author="Emily" w:date="2022-01-27T10:57:00Z">
              <w:r w:rsidRPr="002467EA" w:rsidDel="001349B6">
                <w:rPr>
                  <w:b/>
                </w:rPr>
                <w:delText>102719</w:delText>
              </w:r>
            </w:del>
          </w:p>
        </w:tc>
      </w:tr>
      <w:tr w:rsidR="00944C43" w:rsidDel="001349B6" w14:paraId="0A0760CC" w14:textId="062CBFC9" w:rsidTr="000E2417">
        <w:trPr>
          <w:trHeight w:val="281"/>
          <w:del w:id="66" w:author="Emily" w:date="2022-01-27T10:57:00Z"/>
        </w:trPr>
        <w:tc>
          <w:tcPr>
            <w:tcW w:w="1921" w:type="dxa"/>
          </w:tcPr>
          <w:p w14:paraId="28016C1B" w14:textId="2FDCFA46" w:rsidR="00944C43" w:rsidDel="001349B6" w:rsidRDefault="009F55F1">
            <w:pPr>
              <w:widowControl w:val="0"/>
              <w:spacing w:after="0" w:line="240" w:lineRule="auto"/>
              <w:rPr>
                <w:del w:id="67" w:author="Emily" w:date="2022-01-27T10:57:00Z"/>
              </w:rPr>
            </w:pPr>
            <w:del w:id="68" w:author="Emily" w:date="2022-01-27T10:57:00Z">
              <w:r w:rsidDel="001349B6">
                <w:fldChar w:fldCharType="begin"/>
              </w:r>
              <w:r w:rsidDel="001349B6">
                <w:delInstrText xml:space="preserve"> HYPERLINK "https://hecate.hakai.org/sn/p/viewsndata.pl?dataTable=1hourSamp</w:delInstrText>
              </w:r>
              <w:r w:rsidDel="001349B6">
                <w:delInstrText xml:space="preserve">les&amp;measurements=SA_KR01_PT.WaterTemp_Avg" </w:delInstrText>
              </w:r>
              <w:r w:rsidDel="001349B6">
                <w:fldChar w:fldCharType="separate"/>
              </w:r>
              <w:r w:rsidR="00944C43" w:rsidRPr="000B5613" w:rsidDel="001349B6">
                <w:rPr>
                  <w:rStyle w:val="Hyperlink"/>
                </w:rPr>
                <w:delText>TwtrKoeyePT</w:delText>
              </w:r>
              <w:r w:rsidDel="001349B6">
                <w:rPr>
                  <w:rStyle w:val="Hyperlink"/>
                </w:rPr>
                <w:fldChar w:fldCharType="end"/>
              </w:r>
            </w:del>
          </w:p>
        </w:tc>
        <w:tc>
          <w:tcPr>
            <w:tcW w:w="1669" w:type="dxa"/>
            <w:shd w:val="clear" w:color="auto" w:fill="auto"/>
            <w:tcMar>
              <w:top w:w="100" w:type="dxa"/>
              <w:left w:w="100" w:type="dxa"/>
              <w:bottom w:w="100" w:type="dxa"/>
              <w:right w:w="100" w:type="dxa"/>
            </w:tcMar>
          </w:tcPr>
          <w:p w14:paraId="39F7BAED" w14:textId="26D64187" w:rsidR="00944C43" w:rsidDel="001349B6" w:rsidRDefault="00944C43">
            <w:pPr>
              <w:widowControl w:val="0"/>
              <w:spacing w:after="0" w:line="240" w:lineRule="auto"/>
              <w:rPr>
                <w:del w:id="69" w:author="Emily" w:date="2022-01-27T10:57:00Z"/>
              </w:rPr>
            </w:pPr>
            <w:del w:id="70" w:author="Emily" w:date="2022-01-27T10:57:00Z">
              <w:r w:rsidDel="001349B6">
                <w:delText>Temperature</w:delText>
              </w:r>
            </w:del>
          </w:p>
        </w:tc>
        <w:tc>
          <w:tcPr>
            <w:tcW w:w="900" w:type="dxa"/>
            <w:shd w:val="clear" w:color="auto" w:fill="auto"/>
            <w:tcMar>
              <w:top w:w="100" w:type="dxa"/>
              <w:left w:w="100" w:type="dxa"/>
              <w:bottom w:w="100" w:type="dxa"/>
              <w:right w:w="100" w:type="dxa"/>
            </w:tcMar>
          </w:tcPr>
          <w:p w14:paraId="6FCAE991" w14:textId="071102EE" w:rsidR="00944C43" w:rsidDel="001349B6" w:rsidRDefault="00763D2A">
            <w:pPr>
              <w:widowControl w:val="0"/>
              <w:spacing w:after="0" w:line="240" w:lineRule="auto"/>
              <w:rPr>
                <w:del w:id="71" w:author="Emily" w:date="2022-01-27T10:57:00Z"/>
              </w:rPr>
            </w:pPr>
            <w:del w:id="72" w:author="Emily" w:date="2022-01-27T10:57:00Z">
              <w:r w:rsidDel="001349B6">
                <w:delText>101495</w:delText>
              </w:r>
            </w:del>
          </w:p>
        </w:tc>
        <w:tc>
          <w:tcPr>
            <w:tcW w:w="714" w:type="dxa"/>
            <w:shd w:val="clear" w:color="auto" w:fill="auto"/>
            <w:tcMar>
              <w:top w:w="100" w:type="dxa"/>
              <w:left w:w="100" w:type="dxa"/>
              <w:bottom w:w="100" w:type="dxa"/>
              <w:right w:w="100" w:type="dxa"/>
            </w:tcMar>
          </w:tcPr>
          <w:p w14:paraId="566F46DA" w14:textId="408AD933" w:rsidR="00944C43" w:rsidDel="001349B6" w:rsidRDefault="00763D2A">
            <w:pPr>
              <w:widowControl w:val="0"/>
              <w:spacing w:after="0" w:line="240" w:lineRule="auto"/>
              <w:rPr>
                <w:del w:id="73" w:author="Emily" w:date="2022-01-27T10:57:00Z"/>
              </w:rPr>
            </w:pPr>
            <w:del w:id="74" w:author="Emily" w:date="2022-01-27T10:57:00Z">
              <w:r w:rsidDel="001349B6">
                <w:delText>1224</w:delText>
              </w:r>
            </w:del>
          </w:p>
        </w:tc>
        <w:tc>
          <w:tcPr>
            <w:tcW w:w="853" w:type="dxa"/>
            <w:shd w:val="clear" w:color="auto" w:fill="auto"/>
            <w:tcMar>
              <w:top w:w="100" w:type="dxa"/>
              <w:left w:w="100" w:type="dxa"/>
              <w:bottom w:w="100" w:type="dxa"/>
              <w:right w:w="100" w:type="dxa"/>
            </w:tcMar>
          </w:tcPr>
          <w:p w14:paraId="05FDF7AF" w14:textId="29BB485B" w:rsidR="00944C43" w:rsidDel="001349B6" w:rsidRDefault="00944C43">
            <w:pPr>
              <w:widowControl w:val="0"/>
              <w:spacing w:after="0" w:line="240" w:lineRule="auto"/>
              <w:rPr>
                <w:del w:id="75" w:author="Emily" w:date="2022-01-27T10:57:00Z"/>
              </w:rPr>
            </w:pPr>
          </w:p>
        </w:tc>
        <w:tc>
          <w:tcPr>
            <w:tcW w:w="982" w:type="dxa"/>
            <w:shd w:val="clear" w:color="auto" w:fill="auto"/>
            <w:tcMar>
              <w:top w:w="100" w:type="dxa"/>
              <w:left w:w="100" w:type="dxa"/>
              <w:bottom w:w="100" w:type="dxa"/>
              <w:right w:w="100" w:type="dxa"/>
            </w:tcMar>
          </w:tcPr>
          <w:p w14:paraId="7B13A9EB" w14:textId="10D381D6" w:rsidR="00944C43" w:rsidDel="001349B6" w:rsidRDefault="00944C43">
            <w:pPr>
              <w:widowControl w:val="0"/>
              <w:spacing w:after="0" w:line="240" w:lineRule="auto"/>
              <w:rPr>
                <w:del w:id="76" w:author="Emily" w:date="2022-01-27T10:57:00Z"/>
              </w:rPr>
            </w:pPr>
          </w:p>
        </w:tc>
        <w:tc>
          <w:tcPr>
            <w:tcW w:w="949" w:type="dxa"/>
            <w:shd w:val="clear" w:color="auto" w:fill="auto"/>
            <w:tcMar>
              <w:top w:w="100" w:type="dxa"/>
              <w:left w:w="100" w:type="dxa"/>
              <w:bottom w:w="100" w:type="dxa"/>
              <w:right w:w="100" w:type="dxa"/>
            </w:tcMar>
          </w:tcPr>
          <w:p w14:paraId="62E86F6C" w14:textId="1D2899C1" w:rsidR="00944C43" w:rsidDel="001349B6" w:rsidRDefault="00944C43">
            <w:pPr>
              <w:widowControl w:val="0"/>
              <w:spacing w:after="0" w:line="240" w:lineRule="auto"/>
              <w:rPr>
                <w:del w:id="77" w:author="Emily" w:date="2022-01-27T10:57:00Z"/>
              </w:rPr>
            </w:pPr>
          </w:p>
        </w:tc>
        <w:tc>
          <w:tcPr>
            <w:tcW w:w="949" w:type="dxa"/>
          </w:tcPr>
          <w:p w14:paraId="47514220" w14:textId="2D328533" w:rsidR="00944C43" w:rsidRPr="002467EA" w:rsidDel="001349B6" w:rsidRDefault="00763D2A">
            <w:pPr>
              <w:widowControl w:val="0"/>
              <w:spacing w:after="0" w:line="240" w:lineRule="auto"/>
              <w:rPr>
                <w:del w:id="78" w:author="Emily" w:date="2022-01-27T10:57:00Z"/>
                <w:b/>
              </w:rPr>
            </w:pPr>
            <w:del w:id="79" w:author="Emily" w:date="2022-01-27T10:57:00Z">
              <w:r w:rsidRPr="002467EA" w:rsidDel="001349B6">
                <w:rPr>
                  <w:b/>
                </w:rPr>
                <w:delText>102719</w:delText>
              </w:r>
            </w:del>
          </w:p>
        </w:tc>
      </w:tr>
      <w:tr w:rsidR="00944C43" w14:paraId="0389E40F" w14:textId="13629BF2" w:rsidTr="000E2417">
        <w:trPr>
          <w:trHeight w:val="281"/>
        </w:trPr>
        <w:tc>
          <w:tcPr>
            <w:tcW w:w="1921" w:type="dxa"/>
          </w:tcPr>
          <w:p w14:paraId="79C7EA01" w14:textId="44738E5D" w:rsidR="00944C43" w:rsidRDefault="009F55F1" w:rsidP="00F95D00">
            <w:pPr>
              <w:widowControl w:val="0"/>
              <w:spacing w:after="0" w:line="240" w:lineRule="auto"/>
            </w:pPr>
            <w:hyperlink r:id="rId16" w:history="1">
              <w:r w:rsidR="00944C43" w:rsidRPr="000B5613">
                <w:rPr>
                  <w:rStyle w:val="Hyperlink"/>
                </w:rPr>
                <w:t>DepthKoeyePT2</w:t>
              </w:r>
            </w:hyperlink>
          </w:p>
        </w:tc>
        <w:tc>
          <w:tcPr>
            <w:tcW w:w="1669" w:type="dxa"/>
            <w:shd w:val="clear" w:color="auto" w:fill="auto"/>
            <w:tcMar>
              <w:top w:w="100" w:type="dxa"/>
              <w:left w:w="100" w:type="dxa"/>
              <w:bottom w:w="100" w:type="dxa"/>
              <w:right w:w="100" w:type="dxa"/>
            </w:tcMar>
          </w:tcPr>
          <w:p w14:paraId="5916EDE7" w14:textId="599D11FD" w:rsidR="00944C43" w:rsidRDefault="00944C43" w:rsidP="00F95D00">
            <w:pPr>
              <w:widowControl w:val="0"/>
              <w:spacing w:after="0" w:line="240" w:lineRule="auto"/>
            </w:pPr>
            <w:r>
              <w:t>Water Depth</w:t>
            </w:r>
          </w:p>
        </w:tc>
        <w:tc>
          <w:tcPr>
            <w:tcW w:w="900" w:type="dxa"/>
            <w:shd w:val="clear" w:color="auto" w:fill="auto"/>
            <w:tcMar>
              <w:top w:w="100" w:type="dxa"/>
              <w:left w:w="100" w:type="dxa"/>
              <w:bottom w:w="100" w:type="dxa"/>
              <w:right w:w="100" w:type="dxa"/>
            </w:tcMar>
          </w:tcPr>
          <w:p w14:paraId="5FB19CBE" w14:textId="04A35248" w:rsidR="00944C43" w:rsidRDefault="00763D2A" w:rsidP="00F95D00">
            <w:pPr>
              <w:widowControl w:val="0"/>
              <w:spacing w:after="0" w:line="240" w:lineRule="auto"/>
            </w:pPr>
            <w:del w:id="80" w:author="Emily" w:date="2022-01-27T10:59:00Z">
              <w:r w:rsidDel="008C6C31">
                <w:delText>1724</w:delText>
              </w:r>
              <w:r w:rsidR="002467EA" w:rsidDel="008C6C31">
                <w:delText>62</w:delText>
              </w:r>
            </w:del>
            <w:ins w:id="81" w:author="Emily" w:date="2022-01-27T10:59:00Z">
              <w:r w:rsidR="008C6C31">
                <w:t>21682</w:t>
              </w:r>
            </w:ins>
          </w:p>
        </w:tc>
        <w:tc>
          <w:tcPr>
            <w:tcW w:w="714" w:type="dxa"/>
            <w:shd w:val="clear" w:color="auto" w:fill="auto"/>
            <w:tcMar>
              <w:top w:w="100" w:type="dxa"/>
              <w:left w:w="100" w:type="dxa"/>
              <w:bottom w:w="100" w:type="dxa"/>
              <w:right w:w="100" w:type="dxa"/>
            </w:tcMar>
          </w:tcPr>
          <w:p w14:paraId="3BD71F75" w14:textId="0219E8D7" w:rsidR="00944C43" w:rsidRDefault="002467EA" w:rsidP="00F95D00">
            <w:pPr>
              <w:widowControl w:val="0"/>
              <w:spacing w:after="0" w:line="240" w:lineRule="auto"/>
            </w:pPr>
            <w:del w:id="82" w:author="Emily" w:date="2022-01-27T11:00:00Z">
              <w:r w:rsidDel="008C6C31">
                <w:delText>24</w:delText>
              </w:r>
            </w:del>
          </w:p>
        </w:tc>
        <w:tc>
          <w:tcPr>
            <w:tcW w:w="853" w:type="dxa"/>
            <w:shd w:val="clear" w:color="auto" w:fill="auto"/>
            <w:tcMar>
              <w:top w:w="100" w:type="dxa"/>
              <w:left w:w="100" w:type="dxa"/>
              <w:bottom w:w="100" w:type="dxa"/>
              <w:right w:w="100" w:type="dxa"/>
            </w:tcMar>
          </w:tcPr>
          <w:p w14:paraId="46DE9DB3" w14:textId="310403FE" w:rsidR="00944C43" w:rsidRDefault="00763D2A" w:rsidP="00F95D00">
            <w:pPr>
              <w:widowControl w:val="0"/>
              <w:spacing w:after="0" w:line="240" w:lineRule="auto"/>
            </w:pPr>
            <w:del w:id="83" w:author="Emily" w:date="2022-01-27T11:00:00Z">
              <w:r w:rsidDel="008C6C31">
                <w:delText>2673</w:delText>
              </w:r>
            </w:del>
            <w:ins w:id="84" w:author="Emily" w:date="2022-01-27T11:00:00Z">
              <w:r w:rsidR="008C6C31">
                <w:t>1915</w:t>
              </w:r>
            </w:ins>
          </w:p>
        </w:tc>
        <w:tc>
          <w:tcPr>
            <w:tcW w:w="982" w:type="dxa"/>
            <w:shd w:val="clear" w:color="auto" w:fill="auto"/>
            <w:tcMar>
              <w:top w:w="100" w:type="dxa"/>
              <w:left w:w="100" w:type="dxa"/>
              <w:bottom w:w="100" w:type="dxa"/>
              <w:right w:w="100" w:type="dxa"/>
            </w:tcMar>
          </w:tcPr>
          <w:p w14:paraId="6554BFD4" w14:textId="3706311C" w:rsidR="00944C43" w:rsidRDefault="00763D2A" w:rsidP="00F95D00">
            <w:pPr>
              <w:widowControl w:val="0"/>
              <w:spacing w:after="0" w:line="240" w:lineRule="auto"/>
            </w:pPr>
            <w:del w:id="85" w:author="Emily" w:date="2022-01-27T11:00:00Z">
              <w:r w:rsidDel="008C6C31">
                <w:delText>6</w:delText>
              </w:r>
            </w:del>
          </w:p>
        </w:tc>
        <w:tc>
          <w:tcPr>
            <w:tcW w:w="949" w:type="dxa"/>
            <w:shd w:val="clear" w:color="auto" w:fill="auto"/>
            <w:tcMar>
              <w:top w:w="100" w:type="dxa"/>
              <w:left w:w="100" w:type="dxa"/>
              <w:bottom w:w="100" w:type="dxa"/>
              <w:right w:w="100" w:type="dxa"/>
            </w:tcMar>
          </w:tcPr>
          <w:p w14:paraId="40D341A3" w14:textId="0396D113" w:rsidR="00944C43" w:rsidRDefault="00763D2A" w:rsidP="00F95D00">
            <w:pPr>
              <w:widowControl w:val="0"/>
              <w:spacing w:after="0" w:line="240" w:lineRule="auto"/>
            </w:pPr>
            <w:del w:id="86" w:author="Emily" w:date="2022-01-27T11:00:00Z">
              <w:r w:rsidDel="008C6C31">
                <w:delText>89496</w:delText>
              </w:r>
            </w:del>
          </w:p>
        </w:tc>
        <w:tc>
          <w:tcPr>
            <w:tcW w:w="949" w:type="dxa"/>
          </w:tcPr>
          <w:p w14:paraId="49054FFB" w14:textId="342CBD39" w:rsidR="00944C43" w:rsidRPr="002467EA" w:rsidRDefault="00763D2A" w:rsidP="00F95D00">
            <w:pPr>
              <w:widowControl w:val="0"/>
              <w:spacing w:after="0" w:line="240" w:lineRule="auto"/>
              <w:rPr>
                <w:b/>
              </w:rPr>
            </w:pPr>
            <w:del w:id="87" w:author="Emily" w:date="2022-01-27T11:00:00Z">
              <w:r w:rsidRPr="002467EA" w:rsidDel="008C6C31">
                <w:rPr>
                  <w:b/>
                </w:rPr>
                <w:delText>2646</w:delText>
              </w:r>
              <w:r w:rsidR="002467EA" w:rsidRPr="002467EA" w:rsidDel="008C6C31">
                <w:rPr>
                  <w:b/>
                </w:rPr>
                <w:delText>69</w:delText>
              </w:r>
            </w:del>
            <w:ins w:id="88" w:author="Emily" w:date="2022-01-27T11:00:00Z">
              <w:r w:rsidR="008C6C31">
                <w:rPr>
                  <w:b/>
                </w:rPr>
                <w:t>23597</w:t>
              </w:r>
            </w:ins>
          </w:p>
        </w:tc>
      </w:tr>
      <w:tr w:rsidR="00944C43" w14:paraId="2B3B6967" w14:textId="6BDA2B72" w:rsidTr="000E2417">
        <w:trPr>
          <w:trHeight w:val="267"/>
        </w:trPr>
        <w:tc>
          <w:tcPr>
            <w:tcW w:w="1921" w:type="dxa"/>
          </w:tcPr>
          <w:p w14:paraId="2B0D1977" w14:textId="452A196D" w:rsidR="00944C43" w:rsidRDefault="009F55F1" w:rsidP="00F95D00">
            <w:pPr>
              <w:widowControl w:val="0"/>
              <w:spacing w:after="0" w:line="240" w:lineRule="auto"/>
            </w:pPr>
            <w:hyperlink r:id="rId17" w:history="1">
              <w:r w:rsidR="00944C43" w:rsidRPr="000B5613">
                <w:rPr>
                  <w:rStyle w:val="Hyperlink"/>
                </w:rPr>
                <w:t>TwtrKoeyePT2</w:t>
              </w:r>
            </w:hyperlink>
          </w:p>
        </w:tc>
        <w:tc>
          <w:tcPr>
            <w:tcW w:w="1669" w:type="dxa"/>
            <w:shd w:val="clear" w:color="auto" w:fill="auto"/>
            <w:tcMar>
              <w:top w:w="100" w:type="dxa"/>
              <w:left w:w="100" w:type="dxa"/>
              <w:bottom w:w="100" w:type="dxa"/>
              <w:right w:w="100" w:type="dxa"/>
            </w:tcMar>
          </w:tcPr>
          <w:p w14:paraId="56E8F1DD" w14:textId="05691311" w:rsidR="00944C43" w:rsidRDefault="00944C43" w:rsidP="00F95D00">
            <w:pPr>
              <w:widowControl w:val="0"/>
              <w:spacing w:after="0" w:line="240" w:lineRule="auto"/>
            </w:pPr>
            <w:r>
              <w:t>Temperature</w:t>
            </w:r>
          </w:p>
        </w:tc>
        <w:tc>
          <w:tcPr>
            <w:tcW w:w="900" w:type="dxa"/>
            <w:tcMar>
              <w:top w:w="100" w:type="dxa"/>
              <w:left w:w="100" w:type="dxa"/>
              <w:bottom w:w="100" w:type="dxa"/>
              <w:right w:w="100" w:type="dxa"/>
            </w:tcMar>
          </w:tcPr>
          <w:p w14:paraId="41939FE0" w14:textId="4B4ADFDA" w:rsidR="00944C43" w:rsidRDefault="00763D2A" w:rsidP="00F95D00">
            <w:pPr>
              <w:widowControl w:val="0"/>
              <w:spacing w:after="0" w:line="240" w:lineRule="auto"/>
            </w:pPr>
            <w:del w:id="89" w:author="Emily" w:date="2022-01-27T11:01:00Z">
              <w:r w:rsidDel="008C6C31">
                <w:delText>205167</w:delText>
              </w:r>
            </w:del>
            <w:ins w:id="90" w:author="Emily" w:date="2022-01-27T11:01:00Z">
              <w:r w:rsidR="008C6C31">
                <w:t>23739</w:t>
              </w:r>
            </w:ins>
          </w:p>
        </w:tc>
        <w:tc>
          <w:tcPr>
            <w:tcW w:w="714" w:type="dxa"/>
            <w:tcMar>
              <w:top w:w="100" w:type="dxa"/>
              <w:left w:w="100" w:type="dxa"/>
              <w:bottom w:w="100" w:type="dxa"/>
              <w:right w:w="100" w:type="dxa"/>
            </w:tcMar>
          </w:tcPr>
          <w:p w14:paraId="57692020" w14:textId="127A7B73" w:rsidR="00944C43" w:rsidRDefault="002467EA" w:rsidP="00F95D00">
            <w:pPr>
              <w:widowControl w:val="0"/>
              <w:spacing w:after="0" w:line="240" w:lineRule="auto"/>
            </w:pPr>
            <w:del w:id="91" w:author="Emily" w:date="2022-01-27T11:01:00Z">
              <w:r w:rsidDel="008C6C31">
                <w:delText>24</w:delText>
              </w:r>
            </w:del>
          </w:p>
        </w:tc>
        <w:tc>
          <w:tcPr>
            <w:tcW w:w="853" w:type="dxa"/>
            <w:tcMar>
              <w:top w:w="100" w:type="dxa"/>
              <w:left w:w="100" w:type="dxa"/>
              <w:bottom w:w="100" w:type="dxa"/>
              <w:right w:w="100" w:type="dxa"/>
            </w:tcMar>
          </w:tcPr>
          <w:p w14:paraId="77025DF6" w14:textId="3DDACDD4" w:rsidR="00944C43" w:rsidRDefault="00944C43" w:rsidP="00F95D00">
            <w:pPr>
              <w:widowControl w:val="0"/>
              <w:spacing w:after="0" w:line="240" w:lineRule="auto"/>
            </w:pPr>
          </w:p>
        </w:tc>
        <w:tc>
          <w:tcPr>
            <w:tcW w:w="982" w:type="dxa"/>
            <w:tcMar>
              <w:top w:w="100" w:type="dxa"/>
              <w:left w:w="100" w:type="dxa"/>
              <w:bottom w:w="100" w:type="dxa"/>
              <w:right w:w="100" w:type="dxa"/>
            </w:tcMar>
          </w:tcPr>
          <w:p w14:paraId="30DBAD9D" w14:textId="7FDEA8AA" w:rsidR="00944C43" w:rsidRDefault="00763D2A" w:rsidP="00F95D00">
            <w:pPr>
              <w:widowControl w:val="0"/>
              <w:spacing w:after="0" w:line="240" w:lineRule="auto"/>
            </w:pPr>
            <w:del w:id="92" w:author="Emily" w:date="2022-01-27T11:01:00Z">
              <w:r w:rsidDel="008C6C31">
                <w:delText>6</w:delText>
              </w:r>
            </w:del>
          </w:p>
        </w:tc>
        <w:tc>
          <w:tcPr>
            <w:tcW w:w="949" w:type="dxa"/>
            <w:tcMar>
              <w:top w:w="100" w:type="dxa"/>
              <w:left w:w="100" w:type="dxa"/>
              <w:bottom w:w="100" w:type="dxa"/>
              <w:right w:w="100" w:type="dxa"/>
            </w:tcMar>
          </w:tcPr>
          <w:p w14:paraId="7B0FE119" w14:textId="1DB9265B" w:rsidR="00944C43" w:rsidRDefault="00944C43" w:rsidP="00F95D00">
            <w:pPr>
              <w:widowControl w:val="0"/>
              <w:spacing w:after="0" w:line="240" w:lineRule="auto"/>
            </w:pPr>
          </w:p>
        </w:tc>
        <w:tc>
          <w:tcPr>
            <w:tcW w:w="949" w:type="dxa"/>
          </w:tcPr>
          <w:p w14:paraId="2BC19765" w14:textId="0EDE4E88" w:rsidR="008C6C31" w:rsidRPr="002467EA" w:rsidRDefault="002467EA" w:rsidP="00F95D00">
            <w:pPr>
              <w:widowControl w:val="0"/>
              <w:spacing w:after="0" w:line="240" w:lineRule="auto"/>
              <w:rPr>
                <w:b/>
              </w:rPr>
            </w:pPr>
            <w:del w:id="93" w:author="Emily" w:date="2022-01-27T11:01:00Z">
              <w:r w:rsidRPr="002467EA" w:rsidDel="008C6C31">
                <w:rPr>
                  <w:b/>
                </w:rPr>
                <w:delText>205197</w:delText>
              </w:r>
            </w:del>
            <w:ins w:id="94" w:author="Emily" w:date="2022-01-27T11:01:00Z">
              <w:r w:rsidR="008C6C31">
                <w:rPr>
                  <w:b/>
                </w:rPr>
                <w:t>23739</w:t>
              </w:r>
            </w:ins>
          </w:p>
        </w:tc>
      </w:tr>
    </w:tbl>
    <w:p w14:paraId="4FD9A020" w14:textId="4D78A799" w:rsidR="00A14755" w:rsidRPr="00A14755" w:rsidRDefault="00AA4816" w:rsidP="002467EA">
      <w:r>
        <w:rPr>
          <w:color w:val="000000" w:themeColor="text1"/>
          <w:sz w:val="20"/>
          <w:szCs w:val="20"/>
        </w:rPr>
        <w:br w:type="page"/>
      </w:r>
      <w:bookmarkStart w:id="95" w:name="_Ref22217615"/>
      <w:r w:rsidR="00A14755" w:rsidRPr="00A14755">
        <w:lastRenderedPageBreak/>
        <w:t xml:space="preserve">Table </w:t>
      </w:r>
      <w:fldSimple w:instr=" SEQ Table \* ARABIC ">
        <w:r w:rsidR="00A14755" w:rsidRPr="00A14755">
          <w:rPr>
            <w:noProof/>
          </w:rPr>
          <w:t>3</w:t>
        </w:r>
      </w:fldSimple>
      <w:bookmarkEnd w:id="95"/>
      <w:r w:rsidR="00A14755" w:rsidRPr="00A14755">
        <w:t>: Summary of major issues of note at specific sites.</w:t>
      </w:r>
    </w:p>
    <w:tbl>
      <w:tblPr>
        <w:tblStyle w:val="a1"/>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1"/>
        <w:gridCol w:w="3044"/>
        <w:gridCol w:w="4060"/>
        <w:gridCol w:w="605"/>
      </w:tblGrid>
      <w:tr w:rsidR="008943CB" w14:paraId="0BA2009B" w14:textId="77777777" w:rsidTr="00136C68">
        <w:tc>
          <w:tcPr>
            <w:tcW w:w="0" w:type="auto"/>
            <w:shd w:val="clear" w:color="auto" w:fill="E7E6E6" w:themeFill="background2"/>
            <w:tcMar>
              <w:top w:w="100" w:type="dxa"/>
              <w:left w:w="100" w:type="dxa"/>
              <w:bottom w:w="100" w:type="dxa"/>
              <w:right w:w="100" w:type="dxa"/>
            </w:tcMar>
          </w:tcPr>
          <w:p w14:paraId="3AE2551A" w14:textId="77777777" w:rsidR="00783CD2" w:rsidRPr="00136C68" w:rsidRDefault="000B668D">
            <w:pPr>
              <w:widowControl w:val="0"/>
              <w:pBdr>
                <w:top w:val="nil"/>
                <w:left w:val="nil"/>
                <w:bottom w:val="nil"/>
                <w:right w:val="nil"/>
                <w:between w:val="nil"/>
              </w:pBdr>
              <w:spacing w:after="0" w:line="240" w:lineRule="auto"/>
              <w:rPr>
                <w:b/>
                <w:sz w:val="24"/>
                <w:szCs w:val="24"/>
              </w:rPr>
            </w:pPr>
            <w:r w:rsidRPr="00136C68">
              <w:rPr>
                <w:b/>
                <w:sz w:val="24"/>
                <w:szCs w:val="24"/>
              </w:rPr>
              <w:t>Site</w:t>
            </w:r>
          </w:p>
        </w:tc>
        <w:tc>
          <w:tcPr>
            <w:tcW w:w="0" w:type="auto"/>
            <w:shd w:val="clear" w:color="auto" w:fill="E7E6E6" w:themeFill="background2"/>
            <w:tcMar>
              <w:top w:w="100" w:type="dxa"/>
              <w:left w:w="100" w:type="dxa"/>
              <w:bottom w:w="100" w:type="dxa"/>
              <w:right w:w="100" w:type="dxa"/>
            </w:tcMar>
          </w:tcPr>
          <w:p w14:paraId="17E7AA7A" w14:textId="77777777" w:rsidR="00783CD2" w:rsidRPr="00136C68" w:rsidRDefault="000B668D">
            <w:pPr>
              <w:widowControl w:val="0"/>
              <w:pBdr>
                <w:top w:val="nil"/>
                <w:left w:val="nil"/>
                <w:bottom w:val="nil"/>
                <w:right w:val="nil"/>
                <w:between w:val="nil"/>
              </w:pBdr>
              <w:spacing w:after="0" w:line="240" w:lineRule="auto"/>
              <w:rPr>
                <w:b/>
                <w:sz w:val="24"/>
                <w:szCs w:val="24"/>
              </w:rPr>
            </w:pPr>
            <w:r w:rsidRPr="00136C68">
              <w:rPr>
                <w:b/>
                <w:sz w:val="24"/>
                <w:szCs w:val="24"/>
              </w:rPr>
              <w:t>Issue</w:t>
            </w:r>
          </w:p>
        </w:tc>
        <w:tc>
          <w:tcPr>
            <w:tcW w:w="0" w:type="auto"/>
            <w:shd w:val="clear" w:color="auto" w:fill="E7E6E6" w:themeFill="background2"/>
            <w:tcMar>
              <w:top w:w="100" w:type="dxa"/>
              <w:left w:w="100" w:type="dxa"/>
              <w:bottom w:w="100" w:type="dxa"/>
              <w:right w:w="100" w:type="dxa"/>
            </w:tcMar>
          </w:tcPr>
          <w:p w14:paraId="2D83D09B" w14:textId="77777777" w:rsidR="00783CD2" w:rsidRPr="00136C68" w:rsidRDefault="000B668D">
            <w:pPr>
              <w:widowControl w:val="0"/>
              <w:pBdr>
                <w:top w:val="nil"/>
                <w:left w:val="nil"/>
                <w:bottom w:val="nil"/>
                <w:right w:val="nil"/>
                <w:between w:val="nil"/>
              </w:pBdr>
              <w:spacing w:after="0" w:line="240" w:lineRule="auto"/>
              <w:rPr>
                <w:b/>
                <w:sz w:val="24"/>
                <w:szCs w:val="24"/>
              </w:rPr>
            </w:pPr>
            <w:r w:rsidRPr="00136C68">
              <w:rPr>
                <w:b/>
                <w:sz w:val="24"/>
                <w:szCs w:val="24"/>
              </w:rPr>
              <w:t>Action</w:t>
            </w:r>
          </w:p>
        </w:tc>
        <w:tc>
          <w:tcPr>
            <w:tcW w:w="0" w:type="auto"/>
            <w:shd w:val="clear" w:color="auto" w:fill="E7E6E6" w:themeFill="background2"/>
            <w:tcMar>
              <w:top w:w="100" w:type="dxa"/>
              <w:left w:w="100" w:type="dxa"/>
              <w:bottom w:w="100" w:type="dxa"/>
              <w:right w:w="100" w:type="dxa"/>
            </w:tcMar>
          </w:tcPr>
          <w:p w14:paraId="34E68C52" w14:textId="77777777" w:rsidR="00783CD2" w:rsidRPr="00136C68" w:rsidRDefault="000B668D">
            <w:pPr>
              <w:widowControl w:val="0"/>
              <w:pBdr>
                <w:top w:val="nil"/>
                <w:left w:val="nil"/>
                <w:bottom w:val="nil"/>
                <w:right w:val="nil"/>
                <w:between w:val="nil"/>
              </w:pBdr>
              <w:spacing w:after="0" w:line="240" w:lineRule="auto"/>
              <w:rPr>
                <w:b/>
                <w:sz w:val="24"/>
                <w:szCs w:val="24"/>
              </w:rPr>
            </w:pPr>
            <w:r w:rsidRPr="00136C68">
              <w:rPr>
                <w:b/>
                <w:sz w:val="24"/>
                <w:szCs w:val="24"/>
              </w:rPr>
              <w:t>Link</w:t>
            </w:r>
          </w:p>
        </w:tc>
      </w:tr>
      <w:tr w:rsidR="00E2764E" w14:paraId="1F96ECC7" w14:textId="77777777" w:rsidTr="00136C68">
        <w:tc>
          <w:tcPr>
            <w:tcW w:w="0" w:type="auto"/>
            <w:shd w:val="clear" w:color="auto" w:fill="auto"/>
            <w:tcMar>
              <w:top w:w="100" w:type="dxa"/>
              <w:left w:w="100" w:type="dxa"/>
              <w:bottom w:w="100" w:type="dxa"/>
              <w:right w:w="100" w:type="dxa"/>
            </w:tcMar>
          </w:tcPr>
          <w:p w14:paraId="367FF08D" w14:textId="7AF6B4E2" w:rsidR="00E2764E" w:rsidRDefault="00E2764E">
            <w:pPr>
              <w:widowControl w:val="0"/>
              <w:pBdr>
                <w:top w:val="nil"/>
                <w:left w:val="nil"/>
                <w:bottom w:val="nil"/>
                <w:right w:val="nil"/>
                <w:between w:val="nil"/>
              </w:pBdr>
              <w:spacing w:after="0" w:line="240" w:lineRule="auto"/>
            </w:pPr>
            <w:r>
              <w:t>BaroPKoeye1</w:t>
            </w:r>
          </w:p>
        </w:tc>
        <w:tc>
          <w:tcPr>
            <w:tcW w:w="0" w:type="auto"/>
            <w:shd w:val="clear" w:color="auto" w:fill="auto"/>
            <w:tcMar>
              <w:top w:w="100" w:type="dxa"/>
              <w:left w:w="100" w:type="dxa"/>
              <w:bottom w:w="100" w:type="dxa"/>
              <w:right w:w="100" w:type="dxa"/>
            </w:tcMar>
          </w:tcPr>
          <w:p w14:paraId="653C170E" w14:textId="0E470B0C" w:rsidR="00E2764E" w:rsidRDefault="00E2764E">
            <w:pPr>
              <w:widowControl w:val="0"/>
              <w:pBdr>
                <w:top w:val="nil"/>
                <w:left w:val="nil"/>
                <w:bottom w:val="nil"/>
                <w:right w:val="nil"/>
                <w:between w:val="nil"/>
              </w:pBdr>
              <w:spacing w:after="0" w:line="240" w:lineRule="auto"/>
            </w:pPr>
            <w:r>
              <w:t>-Sensor froze</w:t>
            </w:r>
            <w:r w:rsidR="00C438D0">
              <w:t xml:space="preserve">n </w:t>
            </w:r>
            <w:r w:rsidR="00BA3A49">
              <w:t xml:space="preserve">~Dec 2017 data compromised intermittently </w:t>
            </w:r>
          </w:p>
        </w:tc>
        <w:tc>
          <w:tcPr>
            <w:tcW w:w="0" w:type="auto"/>
            <w:shd w:val="clear" w:color="auto" w:fill="auto"/>
            <w:tcMar>
              <w:top w:w="100" w:type="dxa"/>
              <w:left w:w="100" w:type="dxa"/>
              <w:bottom w:w="100" w:type="dxa"/>
              <w:right w:w="100" w:type="dxa"/>
            </w:tcMar>
          </w:tcPr>
          <w:p w14:paraId="449C53EB" w14:textId="3098DDF0" w:rsidR="00E2764E" w:rsidRDefault="00BA3A49">
            <w:pPr>
              <w:widowControl w:val="0"/>
              <w:numPr>
                <w:ilvl w:val="0"/>
                <w:numId w:val="5"/>
              </w:numPr>
              <w:pBdr>
                <w:top w:val="nil"/>
                <w:left w:val="nil"/>
                <w:bottom w:val="nil"/>
                <w:right w:val="nil"/>
                <w:between w:val="nil"/>
              </w:pBdr>
              <w:spacing w:after="0" w:line="240" w:lineRule="auto"/>
              <w:rPr>
                <w:sz w:val="20"/>
                <w:szCs w:val="20"/>
              </w:rPr>
            </w:pPr>
            <w:r>
              <w:rPr>
                <w:sz w:val="20"/>
                <w:szCs w:val="20"/>
              </w:rPr>
              <w:t xml:space="preserve">Sensor replaced </w:t>
            </w:r>
            <w:r w:rsidR="00127DA7">
              <w:rPr>
                <w:sz w:val="20"/>
                <w:szCs w:val="20"/>
              </w:rPr>
              <w:t xml:space="preserve">with BaroP2Koeye </w:t>
            </w:r>
            <w:r>
              <w:rPr>
                <w:sz w:val="20"/>
                <w:szCs w:val="20"/>
              </w:rPr>
              <w:t>July 2018</w:t>
            </w:r>
          </w:p>
          <w:p w14:paraId="4D4D5904" w14:textId="10D1C9FA" w:rsidR="00BA3A49" w:rsidRDefault="00BA3A49">
            <w:pPr>
              <w:widowControl w:val="0"/>
              <w:numPr>
                <w:ilvl w:val="0"/>
                <w:numId w:val="5"/>
              </w:numPr>
              <w:pBdr>
                <w:top w:val="nil"/>
                <w:left w:val="nil"/>
                <w:bottom w:val="nil"/>
                <w:right w:val="nil"/>
                <w:between w:val="nil"/>
              </w:pBdr>
              <w:spacing w:after="0" w:line="240" w:lineRule="auto"/>
              <w:rPr>
                <w:sz w:val="20"/>
                <w:szCs w:val="20"/>
              </w:rPr>
            </w:pPr>
            <w:r>
              <w:rPr>
                <w:sz w:val="20"/>
                <w:szCs w:val="20"/>
              </w:rPr>
              <w:t xml:space="preserve">Barometric compensation for </w:t>
            </w:r>
            <w:r w:rsidR="00940323">
              <w:rPr>
                <w:sz w:val="20"/>
                <w:szCs w:val="20"/>
              </w:rPr>
              <w:t xml:space="preserve">affected periods computed </w:t>
            </w:r>
            <w:r>
              <w:rPr>
                <w:sz w:val="20"/>
                <w:szCs w:val="20"/>
              </w:rPr>
              <w:t>using</w:t>
            </w:r>
            <w:r w:rsidR="00940323">
              <w:rPr>
                <w:sz w:val="20"/>
                <w:szCs w:val="20"/>
              </w:rPr>
              <w:t xml:space="preserve"> relationship with</w:t>
            </w:r>
            <w:r>
              <w:rPr>
                <w:sz w:val="20"/>
                <w:szCs w:val="20"/>
              </w:rPr>
              <w:t xml:space="preserve"> nearby met station pressure</w:t>
            </w:r>
          </w:p>
        </w:tc>
        <w:tc>
          <w:tcPr>
            <w:tcW w:w="0" w:type="auto"/>
            <w:shd w:val="clear" w:color="auto" w:fill="auto"/>
            <w:tcMar>
              <w:top w:w="100" w:type="dxa"/>
              <w:left w:w="100" w:type="dxa"/>
              <w:bottom w:w="100" w:type="dxa"/>
              <w:right w:w="100" w:type="dxa"/>
            </w:tcMar>
          </w:tcPr>
          <w:p w14:paraId="2B5CBBA1" w14:textId="77777777" w:rsidR="00E2764E" w:rsidRDefault="00E2764E">
            <w:pPr>
              <w:widowControl w:val="0"/>
              <w:pBdr>
                <w:top w:val="nil"/>
                <w:left w:val="nil"/>
                <w:bottom w:val="nil"/>
                <w:right w:val="nil"/>
                <w:between w:val="nil"/>
              </w:pBdr>
              <w:spacing w:after="0" w:line="240" w:lineRule="auto"/>
            </w:pPr>
          </w:p>
        </w:tc>
      </w:tr>
      <w:tr w:rsidR="000F4A3B" w14:paraId="67AF3ED6" w14:textId="77777777" w:rsidTr="00136C68">
        <w:tc>
          <w:tcPr>
            <w:tcW w:w="0" w:type="auto"/>
            <w:shd w:val="clear" w:color="auto" w:fill="auto"/>
            <w:tcMar>
              <w:top w:w="100" w:type="dxa"/>
              <w:left w:w="100" w:type="dxa"/>
              <w:bottom w:w="100" w:type="dxa"/>
              <w:right w:w="100" w:type="dxa"/>
            </w:tcMar>
          </w:tcPr>
          <w:p w14:paraId="60FDF37A" w14:textId="564DEC9F" w:rsidR="00783CD2" w:rsidRDefault="002D7726">
            <w:pPr>
              <w:widowControl w:val="0"/>
              <w:pBdr>
                <w:top w:val="nil"/>
                <w:left w:val="nil"/>
                <w:bottom w:val="nil"/>
                <w:right w:val="nil"/>
                <w:between w:val="nil"/>
              </w:pBdr>
              <w:spacing w:after="0" w:line="240" w:lineRule="auto"/>
            </w:pPr>
            <w:proofErr w:type="spellStart"/>
            <w:r>
              <w:t>DepthKoeyePT</w:t>
            </w:r>
            <w:proofErr w:type="spellEnd"/>
          </w:p>
        </w:tc>
        <w:tc>
          <w:tcPr>
            <w:tcW w:w="0" w:type="auto"/>
            <w:shd w:val="clear" w:color="auto" w:fill="auto"/>
            <w:tcMar>
              <w:top w:w="100" w:type="dxa"/>
              <w:left w:w="100" w:type="dxa"/>
              <w:bottom w:w="100" w:type="dxa"/>
              <w:right w:w="100" w:type="dxa"/>
            </w:tcMar>
          </w:tcPr>
          <w:p w14:paraId="66A70B7A" w14:textId="53200015" w:rsidR="0078095F" w:rsidRDefault="00173ABB">
            <w:pPr>
              <w:widowControl w:val="0"/>
              <w:pBdr>
                <w:top w:val="nil"/>
                <w:left w:val="nil"/>
                <w:bottom w:val="nil"/>
                <w:right w:val="nil"/>
                <w:between w:val="nil"/>
              </w:pBdr>
              <w:spacing w:after="0" w:line="240" w:lineRule="auto"/>
            </w:pPr>
            <w:r>
              <w:t>-</w:t>
            </w:r>
            <w:r w:rsidR="000F4A3B">
              <w:t>S</w:t>
            </w:r>
            <w:r>
              <w:t>ensor stuck inside installation</w:t>
            </w:r>
            <w:r w:rsidR="0078095F">
              <w:t xml:space="preserve"> due to freezing/sediment buildup</w:t>
            </w:r>
            <w:r w:rsidR="000F4A3B">
              <w:t xml:space="preserve"> Jan 2018</w:t>
            </w:r>
          </w:p>
          <w:p w14:paraId="0E64D0E2" w14:textId="77777777" w:rsidR="0078095F" w:rsidRDefault="0078095F">
            <w:pPr>
              <w:widowControl w:val="0"/>
              <w:pBdr>
                <w:top w:val="nil"/>
                <w:left w:val="nil"/>
                <w:bottom w:val="nil"/>
                <w:right w:val="nil"/>
                <w:between w:val="nil"/>
              </w:pBdr>
              <w:spacing w:after="0" w:line="240" w:lineRule="auto"/>
            </w:pPr>
            <w:r>
              <w:t>-Sensor and installation removed May 2018</w:t>
            </w:r>
            <w:r w:rsidR="00173ABB">
              <w:t xml:space="preserve"> </w:t>
            </w:r>
          </w:p>
          <w:p w14:paraId="0ABB4E94" w14:textId="225AB3F7" w:rsidR="000F4A3B" w:rsidRDefault="000F4A3B">
            <w:pPr>
              <w:widowControl w:val="0"/>
              <w:pBdr>
                <w:top w:val="nil"/>
                <w:left w:val="nil"/>
                <w:bottom w:val="nil"/>
                <w:right w:val="nil"/>
                <w:between w:val="nil"/>
              </w:pBdr>
              <w:spacing w:after="0" w:line="240" w:lineRule="auto"/>
            </w:pPr>
            <w:r>
              <w:t>-Re-installed for overlap with PT2 July 2018</w:t>
            </w:r>
          </w:p>
          <w:p w14:paraId="46EEBF4E" w14:textId="77777777" w:rsidR="00973126" w:rsidRDefault="000F4A3B" w:rsidP="00973126">
            <w:pPr>
              <w:widowControl w:val="0"/>
              <w:pBdr>
                <w:top w:val="nil"/>
                <w:left w:val="nil"/>
                <w:bottom w:val="nil"/>
                <w:right w:val="nil"/>
                <w:between w:val="nil"/>
              </w:pBdr>
              <w:spacing w:after="0" w:line="240" w:lineRule="auto"/>
            </w:pPr>
            <w:r>
              <w:t>-</w:t>
            </w:r>
            <w:r w:rsidR="005057D8">
              <w:t xml:space="preserve">Sensor moved vertically 26.2 cm after re-installation </w:t>
            </w:r>
          </w:p>
          <w:p w14:paraId="09727FDE" w14:textId="02CB28F4" w:rsidR="000F4A3B" w:rsidRDefault="000F4A3B" w:rsidP="00973126">
            <w:pPr>
              <w:widowControl w:val="0"/>
              <w:pBdr>
                <w:top w:val="nil"/>
                <w:left w:val="nil"/>
                <w:bottom w:val="nil"/>
                <w:right w:val="nil"/>
                <w:between w:val="nil"/>
              </w:pBdr>
              <w:spacing w:after="0" w:line="240" w:lineRule="auto"/>
            </w:pPr>
            <w:r>
              <w:t>-Uninstalled October 2018</w:t>
            </w:r>
          </w:p>
        </w:tc>
        <w:tc>
          <w:tcPr>
            <w:tcW w:w="0" w:type="auto"/>
            <w:shd w:val="clear" w:color="auto" w:fill="auto"/>
            <w:tcMar>
              <w:top w:w="100" w:type="dxa"/>
              <w:left w:w="100" w:type="dxa"/>
              <w:bottom w:w="100" w:type="dxa"/>
              <w:right w:w="100" w:type="dxa"/>
            </w:tcMar>
          </w:tcPr>
          <w:p w14:paraId="7D908DC5" w14:textId="68ADE84B" w:rsidR="000F4A3B" w:rsidRDefault="005057D8">
            <w:pPr>
              <w:widowControl w:val="0"/>
              <w:numPr>
                <w:ilvl w:val="0"/>
                <w:numId w:val="5"/>
              </w:numPr>
              <w:pBdr>
                <w:top w:val="nil"/>
                <w:left w:val="nil"/>
                <w:bottom w:val="nil"/>
                <w:right w:val="nil"/>
                <w:between w:val="nil"/>
              </w:pBdr>
              <w:spacing w:after="0" w:line="240" w:lineRule="auto"/>
              <w:rPr>
                <w:sz w:val="20"/>
                <w:szCs w:val="20"/>
              </w:rPr>
            </w:pPr>
            <w:r>
              <w:rPr>
                <w:sz w:val="20"/>
                <w:szCs w:val="20"/>
              </w:rPr>
              <w:t xml:space="preserve">Corrected for </w:t>
            </w:r>
            <w:r w:rsidR="00973126">
              <w:rPr>
                <w:sz w:val="20"/>
                <w:szCs w:val="20"/>
              </w:rPr>
              <w:t>26.2cm</w:t>
            </w:r>
            <w:r w:rsidR="000F4A3B">
              <w:rPr>
                <w:sz w:val="20"/>
                <w:szCs w:val="20"/>
              </w:rPr>
              <w:t xml:space="preserve"> </w:t>
            </w:r>
            <w:r>
              <w:rPr>
                <w:sz w:val="20"/>
                <w:szCs w:val="20"/>
              </w:rPr>
              <w:t>movement</w:t>
            </w:r>
          </w:p>
          <w:p w14:paraId="08A01462" w14:textId="1F99AD65" w:rsidR="00783CD2" w:rsidRPr="00A55C74" w:rsidRDefault="000F4A3B" w:rsidP="000F4A3B">
            <w:pPr>
              <w:widowControl w:val="0"/>
              <w:numPr>
                <w:ilvl w:val="1"/>
                <w:numId w:val="5"/>
              </w:numPr>
              <w:pBdr>
                <w:top w:val="nil"/>
                <w:left w:val="nil"/>
                <w:bottom w:val="nil"/>
                <w:right w:val="nil"/>
                <w:between w:val="nil"/>
              </w:pBdr>
              <w:spacing w:after="0" w:line="240" w:lineRule="auto"/>
              <w:rPr>
                <w:sz w:val="20"/>
                <w:szCs w:val="20"/>
              </w:rPr>
            </w:pPr>
            <w:r>
              <w:rPr>
                <w:sz w:val="20"/>
                <w:szCs w:val="20"/>
              </w:rPr>
              <w:t>F</w:t>
            </w:r>
            <w:r w:rsidR="000B668D" w:rsidRPr="00A55C74">
              <w:rPr>
                <w:sz w:val="20"/>
                <w:szCs w:val="20"/>
              </w:rPr>
              <w:t>lagged</w:t>
            </w:r>
            <w:r w:rsidR="005057D8">
              <w:rPr>
                <w:sz w:val="20"/>
                <w:szCs w:val="20"/>
              </w:rPr>
              <w:t xml:space="preserve"> as </w:t>
            </w:r>
            <w:r w:rsidR="005057D8" w:rsidRPr="005057D8">
              <w:rPr>
                <w:b/>
                <w:sz w:val="20"/>
                <w:szCs w:val="20"/>
              </w:rPr>
              <w:t>EV</w:t>
            </w:r>
            <w:r w:rsidR="005057D8">
              <w:rPr>
                <w:b/>
                <w:sz w:val="20"/>
                <w:szCs w:val="20"/>
              </w:rPr>
              <w:t xml:space="preserve"> </w:t>
            </w:r>
          </w:p>
        </w:tc>
        <w:tc>
          <w:tcPr>
            <w:tcW w:w="0" w:type="auto"/>
            <w:shd w:val="clear" w:color="auto" w:fill="auto"/>
            <w:tcMar>
              <w:top w:w="100" w:type="dxa"/>
              <w:left w:w="100" w:type="dxa"/>
              <w:bottom w:w="100" w:type="dxa"/>
              <w:right w:w="100" w:type="dxa"/>
            </w:tcMar>
          </w:tcPr>
          <w:p w14:paraId="003AB7F1" w14:textId="24B7DC54" w:rsidR="00783CD2" w:rsidRDefault="009F55F1">
            <w:pPr>
              <w:widowControl w:val="0"/>
              <w:pBdr>
                <w:top w:val="nil"/>
                <w:left w:val="nil"/>
                <w:bottom w:val="nil"/>
                <w:right w:val="nil"/>
                <w:between w:val="nil"/>
              </w:pBdr>
              <w:spacing w:after="0" w:line="240" w:lineRule="auto"/>
            </w:pPr>
            <w:hyperlink r:id="rId18" w:history="1">
              <w:r w:rsidR="00973126" w:rsidRPr="00973126">
                <w:rPr>
                  <w:rStyle w:val="Hyperlink"/>
                </w:rPr>
                <w:t>PT1</w:t>
              </w:r>
            </w:hyperlink>
          </w:p>
        </w:tc>
      </w:tr>
      <w:tr w:rsidR="000F4A3B" w14:paraId="3D1858CD" w14:textId="77777777" w:rsidTr="00136C68">
        <w:tc>
          <w:tcPr>
            <w:tcW w:w="0" w:type="auto"/>
            <w:shd w:val="clear" w:color="auto" w:fill="auto"/>
            <w:tcMar>
              <w:top w:w="100" w:type="dxa"/>
              <w:left w:w="100" w:type="dxa"/>
              <w:bottom w:w="100" w:type="dxa"/>
              <w:right w:w="100" w:type="dxa"/>
            </w:tcMar>
          </w:tcPr>
          <w:p w14:paraId="490A90FA" w14:textId="673DE8F7" w:rsidR="00783CD2" w:rsidRDefault="002D7726">
            <w:pPr>
              <w:widowControl w:val="0"/>
              <w:pBdr>
                <w:top w:val="nil"/>
                <w:left w:val="nil"/>
                <w:bottom w:val="nil"/>
                <w:right w:val="nil"/>
                <w:between w:val="nil"/>
              </w:pBdr>
              <w:spacing w:after="0" w:line="240" w:lineRule="auto"/>
            </w:pPr>
            <w:r>
              <w:t>DepthKoeyePT2</w:t>
            </w:r>
          </w:p>
        </w:tc>
        <w:tc>
          <w:tcPr>
            <w:tcW w:w="0" w:type="auto"/>
            <w:shd w:val="clear" w:color="auto" w:fill="auto"/>
            <w:tcMar>
              <w:top w:w="100" w:type="dxa"/>
              <w:left w:w="100" w:type="dxa"/>
              <w:bottom w:w="100" w:type="dxa"/>
              <w:right w:w="100" w:type="dxa"/>
            </w:tcMar>
          </w:tcPr>
          <w:p w14:paraId="5BA4DF6F" w14:textId="1533BECE" w:rsidR="0078095F" w:rsidRDefault="0078095F">
            <w:pPr>
              <w:widowControl w:val="0"/>
              <w:pBdr>
                <w:top w:val="nil"/>
                <w:left w:val="nil"/>
                <w:bottom w:val="nil"/>
                <w:right w:val="nil"/>
                <w:between w:val="nil"/>
              </w:pBdr>
              <w:spacing w:after="0" w:line="240" w:lineRule="auto"/>
            </w:pPr>
            <w:r>
              <w:t>-Installed May 2018</w:t>
            </w:r>
          </w:p>
          <w:p w14:paraId="0B74F339" w14:textId="6DAC6F0B" w:rsidR="00783CD2" w:rsidRDefault="00783CD2" w:rsidP="000F4A3B">
            <w:pPr>
              <w:widowControl w:val="0"/>
              <w:pBdr>
                <w:top w:val="nil"/>
                <w:left w:val="nil"/>
                <w:bottom w:val="nil"/>
                <w:right w:val="nil"/>
                <w:between w:val="nil"/>
              </w:pBdr>
              <w:spacing w:after="0" w:line="240" w:lineRule="auto"/>
            </w:pPr>
          </w:p>
        </w:tc>
        <w:tc>
          <w:tcPr>
            <w:tcW w:w="0" w:type="auto"/>
            <w:shd w:val="clear" w:color="auto" w:fill="auto"/>
            <w:tcMar>
              <w:top w:w="100" w:type="dxa"/>
              <w:left w:w="100" w:type="dxa"/>
              <w:bottom w:w="100" w:type="dxa"/>
              <w:right w:w="100" w:type="dxa"/>
            </w:tcMar>
          </w:tcPr>
          <w:p w14:paraId="20A38B7B" w14:textId="56C03F4A" w:rsidR="00783CD2" w:rsidRDefault="000F4A3B">
            <w:pPr>
              <w:widowControl w:val="0"/>
              <w:numPr>
                <w:ilvl w:val="0"/>
                <w:numId w:val="7"/>
              </w:numPr>
              <w:pBdr>
                <w:top w:val="nil"/>
                <w:left w:val="nil"/>
                <w:bottom w:val="nil"/>
                <w:right w:val="nil"/>
                <w:between w:val="nil"/>
              </w:pBdr>
              <w:spacing w:after="0" w:line="240" w:lineRule="auto"/>
              <w:rPr>
                <w:sz w:val="20"/>
                <w:szCs w:val="20"/>
              </w:rPr>
            </w:pPr>
            <w:r>
              <w:t xml:space="preserve">Backfilled </w:t>
            </w:r>
            <w:r>
              <w:rPr>
                <w:rStyle w:val="il"/>
              </w:rPr>
              <w:t>PT2</w:t>
            </w:r>
            <w:r>
              <w:t xml:space="preserve"> data to the start of the dataset using a regression between PT1 and </w:t>
            </w:r>
            <w:r>
              <w:rPr>
                <w:rStyle w:val="il"/>
              </w:rPr>
              <w:t>PT2</w:t>
            </w:r>
            <w:r>
              <w:t xml:space="preserve"> data</w:t>
            </w:r>
            <w:r>
              <w:rPr>
                <w:sz w:val="20"/>
                <w:szCs w:val="20"/>
              </w:rPr>
              <w:t xml:space="preserve"> </w:t>
            </w:r>
          </w:p>
          <w:p w14:paraId="2848D2C0" w14:textId="04DEAD56" w:rsidR="008943CB" w:rsidRDefault="008943CB" w:rsidP="008943CB">
            <w:pPr>
              <w:widowControl w:val="0"/>
              <w:numPr>
                <w:ilvl w:val="1"/>
                <w:numId w:val="7"/>
              </w:numPr>
              <w:pBdr>
                <w:top w:val="nil"/>
                <w:left w:val="nil"/>
                <w:bottom w:val="nil"/>
                <w:right w:val="nil"/>
                <w:between w:val="nil"/>
              </w:pBdr>
              <w:spacing w:after="0" w:line="240" w:lineRule="auto"/>
              <w:rPr>
                <w:sz w:val="20"/>
                <w:szCs w:val="20"/>
              </w:rPr>
            </w:pPr>
            <w:r>
              <w:rPr>
                <w:sz w:val="20"/>
                <w:szCs w:val="20"/>
              </w:rPr>
              <w:t>June 2017 to Sept 2018</w:t>
            </w:r>
          </w:p>
          <w:p w14:paraId="6D8F53B4" w14:textId="300EA00E" w:rsidR="000F4A3B" w:rsidRPr="00A55C74" w:rsidRDefault="000F4A3B" w:rsidP="000F4A3B">
            <w:pPr>
              <w:widowControl w:val="0"/>
              <w:numPr>
                <w:ilvl w:val="1"/>
                <w:numId w:val="7"/>
              </w:numPr>
              <w:pBdr>
                <w:top w:val="nil"/>
                <w:left w:val="nil"/>
                <w:bottom w:val="nil"/>
                <w:right w:val="nil"/>
                <w:between w:val="nil"/>
              </w:pBdr>
              <w:spacing w:after="0" w:line="240" w:lineRule="auto"/>
              <w:rPr>
                <w:sz w:val="20"/>
                <w:szCs w:val="20"/>
              </w:rPr>
            </w:pPr>
            <w:r>
              <w:rPr>
                <w:sz w:val="20"/>
                <w:szCs w:val="20"/>
              </w:rPr>
              <w:t xml:space="preserve">Flagged as </w:t>
            </w:r>
            <w:r w:rsidRPr="000F4A3B">
              <w:rPr>
                <w:b/>
                <w:sz w:val="20"/>
                <w:szCs w:val="20"/>
              </w:rPr>
              <w:t>EV</w:t>
            </w:r>
          </w:p>
          <w:p w14:paraId="62909E10" w14:textId="2411B7AD" w:rsidR="00783CD2" w:rsidRPr="00A55C74" w:rsidRDefault="00783CD2" w:rsidP="008943CB">
            <w:pPr>
              <w:widowControl w:val="0"/>
              <w:pBdr>
                <w:top w:val="nil"/>
                <w:left w:val="nil"/>
                <w:bottom w:val="nil"/>
                <w:right w:val="nil"/>
                <w:between w:val="nil"/>
              </w:pBdr>
              <w:spacing w:after="0" w:line="240" w:lineRule="auto"/>
              <w:ind w:left="720"/>
              <w:rPr>
                <w:sz w:val="20"/>
                <w:szCs w:val="20"/>
              </w:rPr>
            </w:pPr>
          </w:p>
        </w:tc>
        <w:tc>
          <w:tcPr>
            <w:tcW w:w="0" w:type="auto"/>
            <w:shd w:val="clear" w:color="auto" w:fill="auto"/>
            <w:tcMar>
              <w:top w:w="100" w:type="dxa"/>
              <w:left w:w="100" w:type="dxa"/>
              <w:bottom w:w="100" w:type="dxa"/>
              <w:right w:w="100" w:type="dxa"/>
            </w:tcMar>
          </w:tcPr>
          <w:p w14:paraId="403B46CF" w14:textId="3BB63F75" w:rsidR="00783CD2" w:rsidRDefault="009F55F1">
            <w:pPr>
              <w:widowControl w:val="0"/>
              <w:pBdr>
                <w:top w:val="nil"/>
                <w:left w:val="nil"/>
                <w:bottom w:val="nil"/>
                <w:right w:val="nil"/>
                <w:between w:val="nil"/>
              </w:pBdr>
              <w:spacing w:after="0" w:line="240" w:lineRule="auto"/>
            </w:pPr>
            <w:hyperlink r:id="rId19" w:history="1">
              <w:r w:rsidR="00973126" w:rsidRPr="00973126">
                <w:rPr>
                  <w:rStyle w:val="Hyperlink"/>
                </w:rPr>
                <w:t>PT2</w:t>
              </w:r>
            </w:hyperlink>
          </w:p>
        </w:tc>
      </w:tr>
      <w:tr w:rsidR="000F4A3B" w14:paraId="5912BA1A" w14:textId="77777777" w:rsidTr="00136C68">
        <w:tc>
          <w:tcPr>
            <w:tcW w:w="0" w:type="auto"/>
            <w:shd w:val="clear" w:color="auto" w:fill="auto"/>
            <w:tcMar>
              <w:top w:w="100" w:type="dxa"/>
              <w:left w:w="100" w:type="dxa"/>
              <w:bottom w:w="100" w:type="dxa"/>
              <w:right w:w="100" w:type="dxa"/>
            </w:tcMar>
          </w:tcPr>
          <w:p w14:paraId="2F3606B4" w14:textId="41DB108A" w:rsidR="00A55C74" w:rsidRDefault="002D7726">
            <w:pPr>
              <w:widowControl w:val="0"/>
              <w:pBdr>
                <w:top w:val="nil"/>
                <w:left w:val="nil"/>
                <w:bottom w:val="nil"/>
                <w:right w:val="nil"/>
                <w:between w:val="nil"/>
              </w:pBdr>
              <w:spacing w:after="0" w:line="240" w:lineRule="auto"/>
            </w:pPr>
            <w:r>
              <w:t>SCKoeye1</w:t>
            </w:r>
          </w:p>
        </w:tc>
        <w:tc>
          <w:tcPr>
            <w:tcW w:w="0" w:type="auto"/>
            <w:shd w:val="clear" w:color="auto" w:fill="auto"/>
            <w:tcMar>
              <w:top w:w="100" w:type="dxa"/>
              <w:left w:w="100" w:type="dxa"/>
              <w:bottom w:w="100" w:type="dxa"/>
              <w:right w:w="100" w:type="dxa"/>
            </w:tcMar>
          </w:tcPr>
          <w:p w14:paraId="46ABEF9F" w14:textId="3D7F04C3" w:rsidR="00A55C74" w:rsidRDefault="008943CB">
            <w:pPr>
              <w:widowControl w:val="0"/>
              <w:pBdr>
                <w:top w:val="nil"/>
                <w:left w:val="nil"/>
                <w:bottom w:val="nil"/>
                <w:right w:val="nil"/>
                <w:between w:val="nil"/>
              </w:pBdr>
              <w:spacing w:after="0" w:line="240" w:lineRule="auto"/>
            </w:pPr>
            <w:r>
              <w:t>-Large tidal event Aug 2018 data affected</w:t>
            </w:r>
          </w:p>
        </w:tc>
        <w:tc>
          <w:tcPr>
            <w:tcW w:w="0" w:type="auto"/>
            <w:shd w:val="clear" w:color="auto" w:fill="auto"/>
            <w:tcMar>
              <w:top w:w="100" w:type="dxa"/>
              <w:left w:w="100" w:type="dxa"/>
              <w:bottom w:w="100" w:type="dxa"/>
              <w:right w:w="100" w:type="dxa"/>
            </w:tcMar>
          </w:tcPr>
          <w:p w14:paraId="7F1F22E3" w14:textId="719B7477" w:rsidR="00A55C74" w:rsidRPr="008943CB" w:rsidRDefault="008943CB" w:rsidP="00A55C74">
            <w:pPr>
              <w:widowControl w:val="0"/>
              <w:numPr>
                <w:ilvl w:val="0"/>
                <w:numId w:val="7"/>
              </w:numPr>
              <w:pBdr>
                <w:top w:val="nil"/>
                <w:left w:val="nil"/>
                <w:bottom w:val="nil"/>
                <w:right w:val="nil"/>
                <w:between w:val="nil"/>
              </w:pBdr>
              <w:spacing w:after="0" w:line="240" w:lineRule="auto"/>
            </w:pPr>
            <w:r w:rsidRPr="008943CB">
              <w:t>Data kept as spikes are likely due to tidal influence</w:t>
            </w:r>
          </w:p>
          <w:p w14:paraId="73CFE5E0" w14:textId="3A6F4B81" w:rsidR="008943CB" w:rsidRPr="00A55C74" w:rsidRDefault="008943CB" w:rsidP="008943CB">
            <w:pPr>
              <w:widowControl w:val="0"/>
              <w:numPr>
                <w:ilvl w:val="1"/>
                <w:numId w:val="7"/>
              </w:numPr>
              <w:pBdr>
                <w:top w:val="nil"/>
                <w:left w:val="nil"/>
                <w:bottom w:val="nil"/>
                <w:right w:val="nil"/>
                <w:between w:val="nil"/>
              </w:pBdr>
              <w:spacing w:after="0" w:line="240" w:lineRule="auto"/>
              <w:rPr>
                <w:sz w:val="20"/>
                <w:szCs w:val="20"/>
              </w:rPr>
            </w:pPr>
            <w:r>
              <w:rPr>
                <w:sz w:val="20"/>
                <w:szCs w:val="20"/>
              </w:rPr>
              <w:t xml:space="preserve">Flagged as </w:t>
            </w:r>
            <w:r>
              <w:rPr>
                <w:b/>
                <w:sz w:val="20"/>
                <w:szCs w:val="20"/>
              </w:rPr>
              <w:t>SVC</w:t>
            </w:r>
          </w:p>
          <w:p w14:paraId="4D14847F" w14:textId="77777777" w:rsidR="00A55C74" w:rsidRPr="00A55C74" w:rsidRDefault="00A55C74" w:rsidP="00A55C74">
            <w:pPr>
              <w:widowControl w:val="0"/>
              <w:pBdr>
                <w:top w:val="nil"/>
                <w:left w:val="nil"/>
                <w:bottom w:val="nil"/>
                <w:right w:val="nil"/>
                <w:between w:val="nil"/>
              </w:pBdr>
              <w:spacing w:after="0" w:line="240" w:lineRule="auto"/>
              <w:ind w:left="720"/>
              <w:rPr>
                <w:sz w:val="20"/>
                <w:szCs w:val="20"/>
              </w:rPr>
            </w:pPr>
          </w:p>
        </w:tc>
        <w:tc>
          <w:tcPr>
            <w:tcW w:w="0" w:type="auto"/>
            <w:shd w:val="clear" w:color="auto" w:fill="auto"/>
            <w:tcMar>
              <w:top w:w="100" w:type="dxa"/>
              <w:left w:w="100" w:type="dxa"/>
              <w:bottom w:w="100" w:type="dxa"/>
              <w:right w:w="100" w:type="dxa"/>
            </w:tcMar>
          </w:tcPr>
          <w:p w14:paraId="272BDEE5" w14:textId="0A98FE5D" w:rsidR="00A55C74" w:rsidRDefault="009F55F1">
            <w:pPr>
              <w:widowControl w:val="0"/>
              <w:pBdr>
                <w:top w:val="nil"/>
                <w:left w:val="nil"/>
                <w:bottom w:val="nil"/>
                <w:right w:val="nil"/>
                <w:between w:val="nil"/>
              </w:pBdr>
              <w:spacing w:after="0" w:line="240" w:lineRule="auto"/>
            </w:pPr>
            <w:hyperlink r:id="rId20" w:history="1">
              <w:r w:rsidR="001B0570" w:rsidRPr="001B0570">
                <w:rPr>
                  <w:rStyle w:val="Hyperlink"/>
                </w:rPr>
                <w:t>SC</w:t>
              </w:r>
            </w:hyperlink>
          </w:p>
        </w:tc>
      </w:tr>
    </w:tbl>
    <w:p w14:paraId="694D5D0C" w14:textId="35120D39" w:rsidR="00C00BDF" w:rsidRDefault="001637C6" w:rsidP="00C00BDF">
      <w:pPr>
        <w:pStyle w:val="Title"/>
        <w:rPr>
          <w:ins w:id="96" w:author="Emily" w:date="2022-01-28T11:07:00Z"/>
          <w:sz w:val="28"/>
          <w:szCs w:val="28"/>
        </w:rPr>
      </w:pPr>
      <w:bookmarkStart w:id="97" w:name="_heading=h.ub8d4ff93yx2" w:colFirst="0" w:colLast="0"/>
      <w:bookmarkStart w:id="98" w:name="_heading=h.ed030ylck7jk" w:colFirst="0" w:colLast="0"/>
      <w:bookmarkStart w:id="99" w:name="_heading=h.n28muuqrkqia" w:colFirst="0" w:colLast="0"/>
      <w:bookmarkStart w:id="100" w:name="_heading=h.owat1fy22fl" w:colFirst="0" w:colLast="0"/>
      <w:bookmarkEnd w:id="97"/>
      <w:bookmarkEnd w:id="98"/>
      <w:bookmarkEnd w:id="99"/>
      <w:bookmarkEnd w:id="100"/>
      <w:r>
        <w:rPr>
          <w:noProof/>
        </w:rPr>
        <w:lastRenderedPageBreak/>
        <mc:AlternateContent>
          <mc:Choice Requires="wps">
            <w:drawing>
              <wp:anchor distT="45720" distB="45720" distL="114300" distR="114300" simplePos="0" relativeHeight="251659264" behindDoc="0" locked="0" layoutInCell="1" allowOverlap="1" wp14:anchorId="7693CB5B" wp14:editId="5E4AC905">
                <wp:simplePos x="0" y="0"/>
                <wp:positionH relativeFrom="column">
                  <wp:posOffset>-585470</wp:posOffset>
                </wp:positionH>
                <wp:positionV relativeFrom="paragraph">
                  <wp:posOffset>369570</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62C8A376" w14:textId="1CCC83B8" w:rsidR="001637C6" w:rsidRPr="001637C6" w:rsidRDefault="001637C6">
                            <w:pPr>
                              <w:rPr>
                                <w:color w:val="FFFFFF" w:themeColor="background1"/>
                                <w14:textFill>
                                  <w14:noFill/>
                                </w14:textFill>
                              </w:rPr>
                            </w:pPr>
                            <w:r>
                              <w:t>Water Temperature (</w:t>
                            </w:r>
                            <w:r>
                              <w:t>°C</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7693CB5B" id="_x0000_t202" coordsize="21600,21600" o:spt="202" path="m,l,21600r21600,l21600,xe">
                <v:stroke joinstyle="miter"/>
                <v:path gradientshapeok="t" o:connecttype="rect"/>
              </v:shapetype>
              <v:shape id="Text Box 2" o:spid="_x0000_s1026" type="#_x0000_t202" style="position:absolute;margin-left:-46.1pt;margin-top:29.1pt;width:185.9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" filled="f" stroked="f">
                <v:textbox style="mso-fit-shape-to-text:t">
                  <w:txbxContent>
                    <w:p w14:paraId="62C8A376" w14:textId="1CCC83B8" w:rsidR="001637C6" w:rsidRPr="001637C6" w:rsidRDefault="001637C6">
                      <w:pPr>
                        <w:rPr>
                          <w:color w:val="FFFFFF" w:themeColor="background1"/>
                          <w14:textFill>
                            <w14:noFill/>
                          </w14:textFill>
                        </w:rPr>
                      </w:pPr>
                      <w:r>
                        <w:t>Water Temperature (</w:t>
                      </w:r>
                      <w:r>
                        <w:t>°C</w:t>
                      </w:r>
                      <w:r>
                        <w:t>)</w:t>
                      </w:r>
                    </w:p>
                  </w:txbxContent>
                </v:textbox>
              </v:shape>
            </w:pict>
          </mc:Fallback>
        </mc:AlternateContent>
      </w:r>
      <w:r w:rsidR="00C00BDF">
        <w:rPr>
          <w:sz w:val="28"/>
          <w:szCs w:val="28"/>
        </w:rPr>
        <w:t>Data Summary</w:t>
      </w:r>
    </w:p>
    <w:p w14:paraId="1419487C" w14:textId="77777777" w:rsidR="001637C6" w:rsidRDefault="001637C6" w:rsidP="001637C6">
      <w:pPr>
        <w:keepNext/>
        <w:jc w:val="both"/>
      </w:pPr>
      <w:r>
        <w:rPr>
          <w:noProof/>
        </w:rPr>
        <mc:AlternateContent>
          <mc:Choice Requires="wps">
            <w:drawing>
              <wp:anchor distT="45720" distB="45720" distL="114300" distR="114300" simplePos="0" relativeHeight="251661312" behindDoc="0" locked="0" layoutInCell="1" allowOverlap="1" wp14:anchorId="79D028C9" wp14:editId="6660D6CF">
                <wp:simplePos x="0" y="0"/>
                <wp:positionH relativeFrom="column">
                  <wp:posOffset>-642620</wp:posOffset>
                </wp:positionH>
                <wp:positionV relativeFrom="paragraph">
                  <wp:posOffset>1856105</wp:posOffset>
                </wp:positionV>
                <wp:extent cx="2360930" cy="140462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40E8C1C6" w14:textId="6B420E38" w:rsidR="001637C6" w:rsidRPr="001637C6" w:rsidRDefault="001637C6" w:rsidP="001637C6">
                            <w:pPr>
                              <w:rPr>
                                <w:color w:val="FFFFFF" w:themeColor="background1"/>
                                <w14:textFill>
                                  <w14:noFill/>
                                </w14:textFill>
                              </w:rPr>
                            </w:pPr>
                            <w:r>
                              <w:t xml:space="preserve">Water </w:t>
                            </w:r>
                            <w:r>
                              <w:t>Level</w:t>
                            </w:r>
                            <w:r>
                              <w:t xml:space="preserve"> (</w:t>
                            </w:r>
                            <w:r>
                              <w:t>m</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9D028C9" id="_x0000_s1027" type="#_x0000_t202" style="position:absolute;left:0;text-align:left;margin-left:-50.6pt;margin-top:146.15pt;width:185.9pt;height:110.6pt;rotation:-90;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" filled="f" stroked="f">
                <v:textbox style="mso-fit-shape-to-text:t">
                  <w:txbxContent>
                    <w:p w14:paraId="40E8C1C6" w14:textId="6B420E38" w:rsidR="001637C6" w:rsidRPr="001637C6" w:rsidRDefault="001637C6" w:rsidP="001637C6">
                      <w:pPr>
                        <w:rPr>
                          <w:color w:val="FFFFFF" w:themeColor="background1"/>
                          <w14:textFill>
                            <w14:noFill/>
                          </w14:textFill>
                        </w:rPr>
                      </w:pPr>
                      <w:r>
                        <w:t xml:space="preserve">Water </w:t>
                      </w:r>
                      <w:r>
                        <w:t>Level</w:t>
                      </w:r>
                      <w:r>
                        <w:t xml:space="preserve"> (</w:t>
                      </w:r>
                      <w:r>
                        <w:t>m</w:t>
                      </w:r>
                      <w:r>
                        <w:t>)</w:t>
                      </w:r>
                    </w:p>
                  </w:txbxContent>
                </v:textbox>
              </v:shape>
            </w:pict>
          </mc:Fallback>
        </mc:AlternateContent>
      </w:r>
      <w:ins w:id="101" w:author="Emily" w:date="2022-01-28T11:07:00Z">
        <w:r w:rsidR="00EF0533">
          <w:rPr>
            <w:noProof/>
          </w:rPr>
          <w:drawing>
            <wp:inline distT="0" distB="0" distL="0" distR="0" wp14:anchorId="30E4A820" wp14:editId="25440D14">
              <wp:extent cx="6873039" cy="435292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R01_V2.png"/>
                      <pic:cNvPicPr/>
                    </pic:nvPicPr>
                    <pic:blipFill>
                      <a:blip r:embed="rId21">
                        <a:extLst>
                          <a:ext uri="{28A0092B-C50C-407E-A947-70E740481C1C}">
                            <a14:useLocalDpi xmlns:a14="http://schemas.microsoft.com/office/drawing/2010/main" val="0"/>
                          </a:ext>
                        </a:extLst>
                      </a:blip>
                      <a:stretch>
                        <a:fillRect/>
                      </a:stretch>
                    </pic:blipFill>
                    <pic:spPr>
                      <a:xfrm>
                        <a:off x="0" y="0"/>
                        <a:ext cx="6879026" cy="4356717"/>
                      </a:xfrm>
                      <a:prstGeom prst="rect">
                        <a:avLst/>
                      </a:prstGeom>
                    </pic:spPr>
                  </pic:pic>
                </a:graphicData>
              </a:graphic>
            </wp:inline>
          </w:drawing>
        </w:r>
      </w:ins>
    </w:p>
    <w:p w14:paraId="5FC6FA11" w14:textId="5FA35986" w:rsidR="00EF0533" w:rsidRPr="001637C6" w:rsidRDefault="001637C6" w:rsidP="001637C6">
      <w:pPr>
        <w:pStyle w:val="Caption"/>
        <w:jc w:val="both"/>
        <w:rPr>
          <w:color w:val="000000" w:themeColor="text1"/>
          <w:rPrChange w:id="102" w:author="Emily" w:date="2022-01-28T11:07:00Z">
            <w:rPr>
              <w:sz w:val="28"/>
              <w:szCs w:val="28"/>
            </w:rPr>
          </w:rPrChange>
        </w:rPr>
        <w:pPrChange w:id="103" w:author="Emily" w:date="2022-01-28T11:07:00Z">
          <w:pPr>
            <w:pStyle w:val="Title"/>
          </w:pPr>
        </w:pPrChange>
      </w:pPr>
      <w:r w:rsidRPr="001637C6">
        <w:rPr>
          <w:color w:val="000000" w:themeColor="text1"/>
        </w:rPr>
        <w:t xml:space="preserve">Figure </w:t>
      </w:r>
      <w:r w:rsidRPr="001637C6">
        <w:rPr>
          <w:color w:val="000000" w:themeColor="text1"/>
        </w:rPr>
        <w:fldChar w:fldCharType="begin"/>
      </w:r>
      <w:r w:rsidRPr="001637C6">
        <w:rPr>
          <w:color w:val="000000" w:themeColor="text1"/>
        </w:rPr>
        <w:instrText xml:space="preserve"> SEQ Figure \* ARABIC </w:instrText>
      </w:r>
      <w:r w:rsidRPr="001637C6">
        <w:rPr>
          <w:color w:val="000000" w:themeColor="text1"/>
        </w:rPr>
        <w:fldChar w:fldCharType="separate"/>
      </w:r>
      <w:r w:rsidRPr="001637C6">
        <w:rPr>
          <w:noProof/>
          <w:color w:val="000000" w:themeColor="text1"/>
        </w:rPr>
        <w:t>3</w:t>
      </w:r>
      <w:r w:rsidRPr="001637C6">
        <w:rPr>
          <w:color w:val="000000" w:themeColor="text1"/>
        </w:rPr>
        <w:fldChar w:fldCharType="end"/>
      </w:r>
      <w:r w:rsidRPr="001637C6">
        <w:rPr>
          <w:color w:val="000000" w:themeColor="text1"/>
        </w:rPr>
        <w:t xml:space="preserve">. Time series for </w:t>
      </w:r>
      <w:proofErr w:type="spellStart"/>
      <w:r w:rsidRPr="001637C6">
        <w:rPr>
          <w:color w:val="000000" w:themeColor="text1"/>
        </w:rPr>
        <w:t>Koeye</w:t>
      </w:r>
      <w:proofErr w:type="spellEnd"/>
      <w:r w:rsidRPr="001637C6">
        <w:rPr>
          <w:color w:val="000000" w:themeColor="text1"/>
        </w:rPr>
        <w:t xml:space="preserve"> PT2 water level and temperature.</w:t>
      </w:r>
      <w:bookmarkStart w:id="104" w:name="_GoBack"/>
      <w:bookmarkEnd w:id="104"/>
    </w:p>
    <w:p w14:paraId="143FE2E6" w14:textId="1B7815D2" w:rsidR="00487B58" w:rsidRDefault="009053DF" w:rsidP="00487B58">
      <w:pPr>
        <w:keepNext/>
        <w:jc w:val="both"/>
      </w:pPr>
      <w:del w:id="105" w:author="Emily" w:date="2022-01-28T11:06:00Z">
        <w:r w:rsidDel="00EF0533">
          <w:rPr>
            <w:noProof/>
          </w:rPr>
          <w:lastRenderedPageBreak/>
          <w:drawing>
            <wp:inline distT="0" distB="0" distL="0" distR="0" wp14:anchorId="6BEB5B4C" wp14:editId="28755D1E">
              <wp:extent cx="5943600" cy="3267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th_wrap.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del>
    </w:p>
    <w:p w14:paraId="26E2565E" w14:textId="5CD3770B" w:rsidR="00C00BDF" w:rsidRPr="00487B58" w:rsidDel="00EF0533" w:rsidRDefault="00487B58" w:rsidP="00487B58">
      <w:pPr>
        <w:pStyle w:val="Caption"/>
        <w:jc w:val="both"/>
        <w:rPr>
          <w:del w:id="106" w:author="Emily" w:date="2022-01-28T11:07:00Z"/>
          <w:color w:val="auto"/>
          <w:sz w:val="20"/>
        </w:rPr>
      </w:pPr>
      <w:del w:id="107" w:author="Emily" w:date="2022-01-28T11:07:00Z">
        <w:r w:rsidRPr="00487B58" w:rsidDel="00EF0533">
          <w:rPr>
            <w:color w:val="auto"/>
            <w:sz w:val="20"/>
          </w:rPr>
          <w:delText xml:space="preserve">Figure </w:delText>
        </w:r>
        <w:r w:rsidRPr="00487B58" w:rsidDel="00EF0533">
          <w:rPr>
            <w:color w:val="auto"/>
            <w:sz w:val="20"/>
          </w:rPr>
          <w:fldChar w:fldCharType="begin"/>
        </w:r>
        <w:r w:rsidRPr="00487B58" w:rsidDel="00EF0533">
          <w:rPr>
            <w:color w:val="auto"/>
            <w:sz w:val="20"/>
          </w:rPr>
          <w:delInstrText xml:space="preserve"> SEQ Figure \* ARABIC </w:delInstrText>
        </w:r>
        <w:r w:rsidRPr="00487B58" w:rsidDel="00EF0533">
          <w:rPr>
            <w:color w:val="auto"/>
            <w:sz w:val="20"/>
          </w:rPr>
          <w:fldChar w:fldCharType="separate"/>
        </w:r>
        <w:r w:rsidR="00BB77B2" w:rsidDel="00EF0533">
          <w:rPr>
            <w:noProof/>
            <w:color w:val="auto"/>
            <w:sz w:val="20"/>
          </w:rPr>
          <w:delText>3</w:delText>
        </w:r>
        <w:r w:rsidRPr="00487B58" w:rsidDel="00EF0533">
          <w:rPr>
            <w:color w:val="auto"/>
            <w:sz w:val="20"/>
          </w:rPr>
          <w:fldChar w:fldCharType="end"/>
        </w:r>
        <w:r w:rsidRPr="00487B58" w:rsidDel="00EF0533">
          <w:rPr>
            <w:color w:val="auto"/>
            <w:sz w:val="20"/>
          </w:rPr>
          <w:delText>) Water level time-series from both pressure transducer installations.</w:delText>
        </w:r>
      </w:del>
    </w:p>
    <w:p w14:paraId="79705D16" w14:textId="68E9CB57" w:rsidR="00487B58" w:rsidRPr="00487B58" w:rsidRDefault="005E7B31" w:rsidP="00487B58">
      <w:pPr>
        <w:keepNext/>
        <w:jc w:val="both"/>
        <w:rPr>
          <w:sz w:val="24"/>
        </w:rPr>
      </w:pPr>
      <w:del w:id="108" w:author="Emily" w:date="2022-01-28T11:06:00Z">
        <w:r w:rsidRPr="00487B58" w:rsidDel="00EF0533">
          <w:rPr>
            <w:noProof/>
            <w:sz w:val="24"/>
          </w:rPr>
          <w:drawing>
            <wp:inline distT="0" distB="0" distL="0" distR="0" wp14:anchorId="17CB23F4" wp14:editId="6C2AAF54">
              <wp:extent cx="594360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_plo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del>
    </w:p>
    <w:p w14:paraId="2E45BF13" w14:textId="7ABCF667" w:rsidR="005E7B31" w:rsidRPr="00487B58" w:rsidDel="00EF0533" w:rsidRDefault="00487B58" w:rsidP="00487B58">
      <w:pPr>
        <w:pStyle w:val="Caption"/>
        <w:jc w:val="both"/>
        <w:rPr>
          <w:del w:id="109" w:author="Emily" w:date="2022-01-28T11:07:00Z"/>
          <w:color w:val="auto"/>
          <w:sz w:val="20"/>
        </w:rPr>
      </w:pPr>
      <w:del w:id="110" w:author="Emily" w:date="2022-01-28T11:07:00Z">
        <w:r w:rsidRPr="00487B58" w:rsidDel="00EF0533">
          <w:rPr>
            <w:color w:val="auto"/>
            <w:sz w:val="20"/>
          </w:rPr>
          <w:delText xml:space="preserve">Figure </w:delText>
        </w:r>
        <w:r w:rsidRPr="00487B58" w:rsidDel="00EF0533">
          <w:rPr>
            <w:color w:val="auto"/>
            <w:sz w:val="20"/>
          </w:rPr>
          <w:fldChar w:fldCharType="begin"/>
        </w:r>
        <w:r w:rsidRPr="00487B58" w:rsidDel="00EF0533">
          <w:rPr>
            <w:color w:val="auto"/>
            <w:sz w:val="20"/>
          </w:rPr>
          <w:delInstrText xml:space="preserve"> SEQ Figure \* ARABIC </w:delInstrText>
        </w:r>
        <w:r w:rsidRPr="00487B58" w:rsidDel="00EF0533">
          <w:rPr>
            <w:color w:val="auto"/>
            <w:sz w:val="20"/>
          </w:rPr>
          <w:fldChar w:fldCharType="separate"/>
        </w:r>
        <w:r w:rsidR="00BB77B2" w:rsidDel="00EF0533">
          <w:rPr>
            <w:noProof/>
            <w:color w:val="auto"/>
            <w:sz w:val="20"/>
          </w:rPr>
          <w:delText>4</w:delText>
        </w:r>
        <w:r w:rsidRPr="00487B58" w:rsidDel="00EF0533">
          <w:rPr>
            <w:color w:val="auto"/>
            <w:sz w:val="20"/>
          </w:rPr>
          <w:fldChar w:fldCharType="end"/>
        </w:r>
        <w:r w:rsidRPr="00487B58" w:rsidDel="00EF0533">
          <w:rPr>
            <w:color w:val="auto"/>
            <w:sz w:val="20"/>
          </w:rPr>
          <w:delText>) Water temperature time-series from the pressure transducer and conductivity sensors.</w:delText>
        </w:r>
      </w:del>
    </w:p>
    <w:p w14:paraId="16FF7DB0" w14:textId="5C664EAE" w:rsidR="00487B58" w:rsidDel="00EF0533" w:rsidRDefault="00FB0434" w:rsidP="00487B58">
      <w:pPr>
        <w:keepNext/>
        <w:jc w:val="both"/>
        <w:rPr>
          <w:del w:id="111" w:author="Emily" w:date="2022-01-28T11:07:00Z"/>
        </w:rPr>
      </w:pPr>
      <w:del w:id="112" w:author="Emily" w:date="2022-01-28T11:07:00Z">
        <w:r w:rsidDel="00EF0533">
          <w:rPr>
            <w:noProof/>
          </w:rPr>
          <w:lastRenderedPageBreak/>
          <w:drawing>
            <wp:inline distT="0" distB="0" distL="0" distR="0" wp14:anchorId="1B3442A8" wp14:editId="56449CC5">
              <wp:extent cx="5943600" cy="3792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_plo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92220"/>
                      </a:xfrm>
                      <a:prstGeom prst="rect">
                        <a:avLst/>
                      </a:prstGeom>
                    </pic:spPr>
                  </pic:pic>
                </a:graphicData>
              </a:graphic>
            </wp:inline>
          </w:drawing>
        </w:r>
      </w:del>
    </w:p>
    <w:p w14:paraId="61A540B8" w14:textId="18FB8C58" w:rsidR="00FB0434" w:rsidRPr="00487B58" w:rsidDel="00EF0533" w:rsidRDefault="00487B58" w:rsidP="00487B58">
      <w:pPr>
        <w:pStyle w:val="Caption"/>
        <w:jc w:val="both"/>
        <w:rPr>
          <w:del w:id="113" w:author="Emily" w:date="2022-01-28T11:07:00Z"/>
          <w:color w:val="auto"/>
          <w:sz w:val="20"/>
        </w:rPr>
      </w:pPr>
      <w:del w:id="114" w:author="Emily" w:date="2022-01-28T11:07:00Z">
        <w:r w:rsidRPr="00487B58" w:rsidDel="00EF0533">
          <w:rPr>
            <w:color w:val="auto"/>
            <w:sz w:val="20"/>
          </w:rPr>
          <w:delText xml:space="preserve">Figure </w:delText>
        </w:r>
        <w:r w:rsidRPr="00487B58" w:rsidDel="00EF0533">
          <w:rPr>
            <w:color w:val="auto"/>
            <w:sz w:val="20"/>
          </w:rPr>
          <w:fldChar w:fldCharType="begin"/>
        </w:r>
        <w:r w:rsidRPr="00487B58" w:rsidDel="00EF0533">
          <w:rPr>
            <w:color w:val="auto"/>
            <w:sz w:val="20"/>
          </w:rPr>
          <w:delInstrText xml:space="preserve"> SEQ Figure \* ARABIC </w:delInstrText>
        </w:r>
        <w:r w:rsidRPr="00487B58" w:rsidDel="00EF0533">
          <w:rPr>
            <w:color w:val="auto"/>
            <w:sz w:val="20"/>
          </w:rPr>
          <w:fldChar w:fldCharType="separate"/>
        </w:r>
        <w:r w:rsidR="00BB77B2" w:rsidDel="00EF0533">
          <w:rPr>
            <w:noProof/>
            <w:color w:val="auto"/>
            <w:sz w:val="20"/>
          </w:rPr>
          <w:delText>5</w:delText>
        </w:r>
        <w:r w:rsidRPr="00487B58" w:rsidDel="00EF0533">
          <w:rPr>
            <w:color w:val="auto"/>
            <w:sz w:val="20"/>
          </w:rPr>
          <w:fldChar w:fldCharType="end"/>
        </w:r>
        <w:r w:rsidRPr="00487B58" w:rsidDel="00EF0533">
          <w:rPr>
            <w:color w:val="auto"/>
            <w:sz w:val="20"/>
          </w:rPr>
          <w:delText>) Conductivity time-series data over the period of record.</w:delText>
        </w:r>
        <w:r w:rsidR="00B76CBB" w:rsidDel="00EF0533">
          <w:rPr>
            <w:color w:val="auto"/>
            <w:sz w:val="20"/>
          </w:rPr>
          <w:delText xml:space="preserve"> The fall 2018 spike coincides with a large tidal </w:delText>
        </w:r>
        <w:r w:rsidR="00D44EA1" w:rsidDel="00EF0533">
          <w:rPr>
            <w:color w:val="auto"/>
            <w:sz w:val="20"/>
          </w:rPr>
          <w:delText>event</w:delText>
        </w:r>
        <w:r w:rsidR="00B76CBB" w:rsidDel="00EF0533">
          <w:rPr>
            <w:color w:val="auto"/>
            <w:sz w:val="20"/>
          </w:rPr>
          <w:delText xml:space="preserve"> and is likely </w:delText>
        </w:r>
        <w:r w:rsidR="00D44EA1" w:rsidDel="00EF0533">
          <w:rPr>
            <w:color w:val="auto"/>
            <w:sz w:val="20"/>
          </w:rPr>
          <w:delText>indicative</w:delText>
        </w:r>
        <w:r w:rsidR="00B76CBB" w:rsidDel="00EF0533">
          <w:rPr>
            <w:color w:val="auto"/>
            <w:sz w:val="20"/>
          </w:rPr>
          <w:delText xml:space="preserve"> of </w:delText>
        </w:r>
        <w:r w:rsidR="00D44EA1" w:rsidDel="00EF0533">
          <w:rPr>
            <w:color w:val="auto"/>
            <w:sz w:val="20"/>
          </w:rPr>
          <w:delText xml:space="preserve">salt wedge. </w:delText>
        </w:r>
      </w:del>
    </w:p>
    <w:p w14:paraId="60D05927" w14:textId="5D646796" w:rsidR="00C00BDF" w:rsidRDefault="00C00BDF" w:rsidP="005E7B31"/>
    <w:p w14:paraId="50507301" w14:textId="3708D7D8" w:rsidR="00C00BDF" w:rsidRPr="00487B58" w:rsidRDefault="00F34CAB" w:rsidP="009C6F9B">
      <w:pPr>
        <w:pStyle w:val="Title"/>
        <w:rPr>
          <w:sz w:val="28"/>
          <w:szCs w:val="28"/>
        </w:rPr>
      </w:pPr>
      <w:r>
        <w:rPr>
          <w:sz w:val="28"/>
          <w:szCs w:val="28"/>
        </w:rPr>
        <w:t>Data Access</w:t>
      </w:r>
    </w:p>
    <w:p w14:paraId="4A8A12C8" w14:textId="141057DF" w:rsidR="00F34CAB" w:rsidRPr="00944C43" w:rsidRDefault="00F34CAB" w:rsidP="00F34CAB">
      <w:r>
        <w:t xml:space="preserve">All the data and metadata </w:t>
      </w:r>
      <w:r w:rsidRPr="00944C43">
        <w:t xml:space="preserve">corresponding to this report have been published to an open data repository. The data package includes </w:t>
      </w:r>
      <w:r w:rsidR="001063DA" w:rsidRPr="00944C43">
        <w:t>5-minute</w:t>
      </w:r>
      <w:r w:rsidRPr="00944C43">
        <w:t xml:space="preserve"> stream data from 201</w:t>
      </w:r>
      <w:r w:rsidR="002D7726" w:rsidRPr="00944C43">
        <w:t>7</w:t>
      </w:r>
      <w:r w:rsidRPr="00944C43">
        <w:t xml:space="preserve"> to </w:t>
      </w:r>
      <w:r w:rsidR="002D7726" w:rsidRPr="00944C43">
        <w:t>2020</w:t>
      </w:r>
      <w:r w:rsidRPr="00944C43">
        <w:t>. For data access please see:</w:t>
      </w:r>
    </w:p>
    <w:p w14:paraId="04AE8330" w14:textId="376C0CD8" w:rsidR="008142A6" w:rsidRPr="00944C43" w:rsidRDefault="00F34CAB" w:rsidP="008142A6">
      <w:r w:rsidRPr="00944C43">
        <w:t>‘</w:t>
      </w:r>
      <w:proofErr w:type="spellStart"/>
      <w:r w:rsidR="002D7726" w:rsidRPr="00944C43">
        <w:t>Koeye</w:t>
      </w:r>
      <w:proofErr w:type="spellEnd"/>
      <w:r w:rsidR="002D7726" w:rsidRPr="00944C43">
        <w:t xml:space="preserve"> River</w:t>
      </w:r>
      <w:r w:rsidRPr="00944C43">
        <w:t xml:space="preserve"> time-series </w:t>
      </w:r>
      <w:del w:id="115" w:author="Emily" w:date="2022-01-28T11:07:00Z">
        <w:r w:rsidRPr="00944C43" w:rsidDel="00EF0533">
          <w:delText>v1</w:delText>
        </w:r>
      </w:del>
      <w:ins w:id="116" w:author="Emily" w:date="2022-01-28T11:07:00Z">
        <w:r w:rsidR="00EF0533" w:rsidRPr="00944C43">
          <w:t>v</w:t>
        </w:r>
        <w:r w:rsidR="00EF0533">
          <w:t>2</w:t>
        </w:r>
      </w:ins>
      <w:r w:rsidRPr="00944C43">
        <w:t>_</w:t>
      </w:r>
      <w:del w:id="117" w:author="Emily" w:date="2022-01-28T11:07:00Z">
        <w:r w:rsidR="002D7726" w:rsidRPr="00944C43" w:rsidDel="00EF0533">
          <w:delText xml:space="preserve">2017 </w:delText>
        </w:r>
      </w:del>
      <w:ins w:id="118" w:author="Emily" w:date="2022-01-28T11:07:00Z">
        <w:r w:rsidR="00EF0533" w:rsidRPr="00944C43">
          <w:t>20</w:t>
        </w:r>
        <w:r w:rsidR="00EF0533">
          <w:t>20</w:t>
        </w:r>
        <w:r w:rsidR="00EF0533" w:rsidRPr="00944C43">
          <w:t xml:space="preserve"> </w:t>
        </w:r>
      </w:ins>
      <w:r w:rsidR="002D7726" w:rsidRPr="00944C43">
        <w:t xml:space="preserve">to </w:t>
      </w:r>
      <w:del w:id="119" w:author="Emily" w:date="2022-01-28T11:07:00Z">
        <w:r w:rsidR="002D7726" w:rsidRPr="00944C43" w:rsidDel="00EF0533">
          <w:delText>2020</w:delText>
        </w:r>
      </w:del>
      <w:ins w:id="120" w:author="Emily" w:date="2022-01-28T11:07:00Z">
        <w:r w:rsidR="00EF0533" w:rsidRPr="00944C43">
          <w:t>202</w:t>
        </w:r>
        <w:r w:rsidR="00EF0533">
          <w:t>1</w:t>
        </w:r>
      </w:ins>
      <w:r w:rsidRPr="00944C43">
        <w:t xml:space="preserve">.’ </w:t>
      </w:r>
      <w:proofErr w:type="spellStart"/>
      <w:r w:rsidRPr="00944C43">
        <w:t>Hakai</w:t>
      </w:r>
      <w:proofErr w:type="spellEnd"/>
      <w:r w:rsidRPr="00944C43">
        <w:t xml:space="preserve"> Institute Data Package. DOI: </w:t>
      </w:r>
      <w:r w:rsidR="002D7726" w:rsidRPr="00944C43">
        <w:t>(insert here)</w:t>
      </w:r>
    </w:p>
    <w:p w14:paraId="4E7C6889" w14:textId="41516C3A" w:rsidR="00F34CAB" w:rsidRDefault="00F34CAB" w:rsidP="008142A6">
      <w:r w:rsidRPr="00944C43">
        <w:t>Contact Ian@hakai.org or data@hakai.org for more information about data</w:t>
      </w:r>
      <w:r>
        <w:t xml:space="preserve"> access and opportunities to collaborate.</w:t>
      </w:r>
    </w:p>
    <w:p w14:paraId="6BB1C662" w14:textId="1E148B39" w:rsidR="00DE65FE" w:rsidRDefault="00DE65FE" w:rsidP="008142A6"/>
    <w:p w14:paraId="5A03A40B" w14:textId="77777777" w:rsidR="000E2417" w:rsidRDefault="000E2417" w:rsidP="00DE65FE">
      <w:pPr>
        <w:pStyle w:val="Title"/>
        <w:rPr>
          <w:sz w:val="28"/>
          <w:szCs w:val="28"/>
        </w:rPr>
      </w:pPr>
    </w:p>
    <w:p w14:paraId="5F47DD9A" w14:textId="43421A9C" w:rsidR="00DE65FE" w:rsidRDefault="00DE65FE" w:rsidP="00DE65FE">
      <w:pPr>
        <w:pStyle w:val="Title"/>
        <w:rPr>
          <w:sz w:val="28"/>
          <w:szCs w:val="28"/>
        </w:rPr>
      </w:pPr>
      <w:r>
        <w:rPr>
          <w:sz w:val="28"/>
          <w:szCs w:val="28"/>
        </w:rPr>
        <w:t>Acknowledgements</w:t>
      </w:r>
    </w:p>
    <w:p w14:paraId="2F07AC0A" w14:textId="4412FD00" w:rsidR="00DE65FE" w:rsidRDefault="00A66A68" w:rsidP="00A66A68">
      <w:r>
        <w:t xml:space="preserve">The sensor installation and operation described here is done with permission of, and in consultation with, Heiltsuk Nation </w:t>
      </w:r>
      <w:r w:rsidR="00A41B35">
        <w:t>and</w:t>
      </w:r>
      <w:r>
        <w:t xml:space="preserve"> BC Parks. We thank Larry Jorgensen, William </w:t>
      </w:r>
      <w:proofErr w:type="spellStart"/>
      <w:r>
        <w:t>Housty</w:t>
      </w:r>
      <w:proofErr w:type="spellEnd"/>
      <w:r>
        <w:t xml:space="preserve">, Jess </w:t>
      </w:r>
      <w:proofErr w:type="spellStart"/>
      <w:r>
        <w:t>Housty</w:t>
      </w:r>
      <w:proofErr w:type="spellEnd"/>
      <w:r>
        <w:t xml:space="preserve">, and Kelly </w:t>
      </w:r>
      <w:r>
        <w:lastRenderedPageBreak/>
        <w:t xml:space="preserve">Brown for guidance working in this important area of Heiltsuk territory. We thank Bill Floyd, Maartje </w:t>
      </w:r>
      <w:r w:rsidRPr="00BF2066">
        <w:t>Korver, and Will Atlas, for assisting with the original design. For significant contributions in the field we thank</w:t>
      </w:r>
      <w:r w:rsidR="00C00BDF" w:rsidRPr="00BF2066">
        <w:t xml:space="preserve"> </w:t>
      </w:r>
      <w:r w:rsidR="00D44EA1">
        <w:t xml:space="preserve">Ben Millard-Martin, </w:t>
      </w:r>
      <w:r w:rsidR="00A41B35" w:rsidRPr="00BF2066">
        <w:t xml:space="preserve">Isabelle Desmarais, and Rob White. </w:t>
      </w:r>
    </w:p>
    <w:p w14:paraId="506D16DF" w14:textId="77777777" w:rsidR="00AA4816" w:rsidRDefault="00AA4816">
      <w:pPr>
        <w:pStyle w:val="Title"/>
        <w:rPr>
          <w:sz w:val="28"/>
          <w:szCs w:val="28"/>
        </w:rPr>
      </w:pPr>
    </w:p>
    <w:p w14:paraId="73824526" w14:textId="77777777" w:rsidR="00AA4816" w:rsidRDefault="00AA4816">
      <w:pPr>
        <w:rPr>
          <w:b/>
          <w:sz w:val="28"/>
          <w:szCs w:val="28"/>
        </w:rPr>
      </w:pPr>
      <w:r>
        <w:rPr>
          <w:sz w:val="28"/>
          <w:szCs w:val="28"/>
        </w:rPr>
        <w:br w:type="page"/>
      </w:r>
    </w:p>
    <w:p w14:paraId="654738C5" w14:textId="77777777" w:rsidR="00BF2CA2" w:rsidRDefault="00BF2CA2" w:rsidP="00A14755">
      <w:pPr>
        <w:pStyle w:val="Title"/>
        <w:rPr>
          <w:sz w:val="28"/>
          <w:szCs w:val="28"/>
        </w:rPr>
      </w:pPr>
      <w:r>
        <w:rPr>
          <w:sz w:val="28"/>
          <w:szCs w:val="28"/>
        </w:rPr>
        <w:lastRenderedPageBreak/>
        <w:t>References</w:t>
      </w:r>
    </w:p>
    <w:p w14:paraId="61CB573D" w14:textId="06657E01" w:rsidR="009102CB" w:rsidRDefault="009102CB" w:rsidP="009102CB">
      <w:pPr>
        <w:pStyle w:val="NormalWeb"/>
        <w:ind w:left="480" w:hanging="480"/>
      </w:pPr>
      <w:r>
        <w:t xml:space="preserve">Atlas, W. I., </w:t>
      </w:r>
      <w:proofErr w:type="spellStart"/>
      <w:r>
        <w:t>Housty</w:t>
      </w:r>
      <w:proofErr w:type="spellEnd"/>
      <w:r>
        <w:t xml:space="preserve">, W. G., </w:t>
      </w:r>
      <w:proofErr w:type="spellStart"/>
      <w:r>
        <w:t>Béliveau</w:t>
      </w:r>
      <w:proofErr w:type="spellEnd"/>
      <w:r>
        <w:t xml:space="preserve">, A., </w:t>
      </w:r>
      <w:proofErr w:type="spellStart"/>
      <w:r>
        <w:t>DeRoy</w:t>
      </w:r>
      <w:proofErr w:type="spellEnd"/>
      <w:r>
        <w:t xml:space="preserve">, B., </w:t>
      </w:r>
      <w:proofErr w:type="spellStart"/>
      <w:r>
        <w:t>Callegari</w:t>
      </w:r>
      <w:proofErr w:type="spellEnd"/>
      <w:r>
        <w:t xml:space="preserve">, G., Reid, M., &amp; Moore, J. W. (2017). Ancient fish weir technology for modern stewardship: lessons from community-based salmon monitoring. </w:t>
      </w:r>
      <w:r>
        <w:rPr>
          <w:i/>
          <w:iCs/>
        </w:rPr>
        <w:t>Ecosystem Health and Sustainability</w:t>
      </w:r>
      <w:r>
        <w:t xml:space="preserve">, </w:t>
      </w:r>
      <w:r>
        <w:rPr>
          <w:i/>
          <w:iCs/>
        </w:rPr>
        <w:t>3</w:t>
      </w:r>
      <w:r>
        <w:t xml:space="preserve">(6). </w:t>
      </w:r>
      <w:hyperlink r:id="rId25" w:history="1">
        <w:r w:rsidRPr="00992C72">
          <w:rPr>
            <w:rStyle w:val="Hyperlink"/>
          </w:rPr>
          <w:t>https://doi.org/10.1080/20964129.2017.1341284</w:t>
        </w:r>
      </w:hyperlink>
      <w:r>
        <w:t xml:space="preserve"> </w:t>
      </w:r>
    </w:p>
    <w:p w14:paraId="4AD789DA" w14:textId="071081A2" w:rsidR="00BC06A8" w:rsidRDefault="009102CB" w:rsidP="009102CB">
      <w:pPr>
        <w:pStyle w:val="NormalWeb"/>
        <w:ind w:left="480" w:hanging="480"/>
      </w:pPr>
      <w:r>
        <w:t xml:space="preserve"> </w:t>
      </w:r>
      <w:r w:rsidR="00BC06A8">
        <w:t xml:space="preserve">Atlas, W. I., Seitz, K. M., Jorgenson, J. W. N., Millard-Martin, B., </w:t>
      </w:r>
      <w:proofErr w:type="spellStart"/>
      <w:r w:rsidR="00BC06A8">
        <w:t>Housty</w:t>
      </w:r>
      <w:proofErr w:type="spellEnd"/>
      <w:r w:rsidR="00BC06A8">
        <w:t xml:space="preserve">, W. G., Ramos-Espinoza, D., … Moore, J. W. (2021). Thermal sensitivity and flow-mediated migratory delays drive climate risk for coastal sockeye salmon. </w:t>
      </w:r>
      <w:r w:rsidR="00BC06A8">
        <w:rPr>
          <w:i/>
          <w:iCs/>
        </w:rPr>
        <w:t>Facets</w:t>
      </w:r>
      <w:r w:rsidR="00BC06A8">
        <w:t xml:space="preserve">, </w:t>
      </w:r>
      <w:r w:rsidR="00BC06A8">
        <w:rPr>
          <w:i/>
          <w:iCs/>
        </w:rPr>
        <w:t>6</w:t>
      </w:r>
      <w:r w:rsidR="00BC06A8">
        <w:t xml:space="preserve">(1), 71–89. </w:t>
      </w:r>
      <w:hyperlink r:id="rId26" w:history="1">
        <w:r w:rsidR="00BC06A8" w:rsidRPr="00992C72">
          <w:rPr>
            <w:rStyle w:val="Hyperlink"/>
          </w:rPr>
          <w:t>https://doi.org/10.1139/facets-2020-0027</w:t>
        </w:r>
      </w:hyperlink>
      <w:r w:rsidR="00BC06A8">
        <w:t xml:space="preserve"> </w:t>
      </w:r>
    </w:p>
    <w:p w14:paraId="63B38F88" w14:textId="57570A8C" w:rsidR="00C16B72" w:rsidRDefault="00BC06A8" w:rsidP="00C16B72">
      <w:pPr>
        <w:pStyle w:val="NormalWeb"/>
        <w:ind w:left="480" w:hanging="480"/>
      </w:pPr>
      <w:proofErr w:type="spellStart"/>
      <w:r>
        <w:t>Housty</w:t>
      </w:r>
      <w:proofErr w:type="spellEnd"/>
      <w:r>
        <w:t xml:space="preserve">, W. G., </w:t>
      </w:r>
      <w:proofErr w:type="spellStart"/>
      <w:r>
        <w:t>Noson</w:t>
      </w:r>
      <w:proofErr w:type="spellEnd"/>
      <w:r>
        <w:t xml:space="preserve">, A., Scoville, G. W., Boulanger, J., </w:t>
      </w:r>
      <w:proofErr w:type="spellStart"/>
      <w:r>
        <w:t>Jeo</w:t>
      </w:r>
      <w:proofErr w:type="spellEnd"/>
      <w:r>
        <w:t xml:space="preserve">, R. M., </w:t>
      </w:r>
      <w:proofErr w:type="spellStart"/>
      <w:r>
        <w:t>Darimont</w:t>
      </w:r>
      <w:proofErr w:type="spellEnd"/>
      <w:r>
        <w:t xml:space="preserve">, C. T., &amp; Filardi, C. E. (2014). Grizzly bear monitoring by the Heiltsuk people as a crucible for First Nation conservation practice. </w:t>
      </w:r>
      <w:r>
        <w:rPr>
          <w:i/>
          <w:iCs/>
        </w:rPr>
        <w:t>Ecology and Society</w:t>
      </w:r>
      <w:r>
        <w:t xml:space="preserve">, </w:t>
      </w:r>
      <w:r>
        <w:rPr>
          <w:i/>
          <w:iCs/>
        </w:rPr>
        <w:t>19</w:t>
      </w:r>
      <w:r>
        <w:t xml:space="preserve">(2). </w:t>
      </w:r>
      <w:hyperlink r:id="rId27" w:history="1">
        <w:r w:rsidRPr="00992C72">
          <w:rPr>
            <w:rStyle w:val="Hyperlink"/>
          </w:rPr>
          <w:t>https://doi.org/10.5751/ES-06668-190270</w:t>
        </w:r>
      </w:hyperlink>
      <w:r>
        <w:t xml:space="preserve"> </w:t>
      </w:r>
    </w:p>
    <w:p w14:paraId="413C87EF" w14:textId="4A37A4F4" w:rsidR="00C16B72" w:rsidRDefault="00C16B72">
      <w:pPr>
        <w:rPr>
          <w:rFonts w:ascii="Times New Roman" w:eastAsia="Times New Roman" w:hAnsi="Times New Roman" w:cs="Times New Roman"/>
          <w:sz w:val="24"/>
          <w:szCs w:val="24"/>
        </w:rPr>
      </w:pPr>
      <w:r>
        <w:br w:type="page"/>
      </w:r>
    </w:p>
    <w:p w14:paraId="0ECDF2BF" w14:textId="40E67216" w:rsidR="00783CD2" w:rsidRDefault="00A14755" w:rsidP="00A14755">
      <w:pPr>
        <w:pStyle w:val="Title"/>
        <w:rPr>
          <w:sz w:val="28"/>
          <w:szCs w:val="28"/>
        </w:rPr>
      </w:pPr>
      <w:r w:rsidRPr="00A14755">
        <w:rPr>
          <w:sz w:val="28"/>
          <w:szCs w:val="28"/>
        </w:rPr>
        <w:lastRenderedPageBreak/>
        <w:t>Appendix</w:t>
      </w:r>
    </w:p>
    <w:p w14:paraId="0C4D19DC" w14:textId="56067B9F" w:rsidR="0097398E" w:rsidRPr="00D14C8E" w:rsidRDefault="00861E4F" w:rsidP="00861E4F">
      <w:pPr>
        <w:pStyle w:val="CommentText"/>
        <w:rPr>
          <w:sz w:val="22"/>
        </w:rPr>
      </w:pPr>
      <w:r>
        <w:rPr>
          <w:sz w:val="22"/>
        </w:rPr>
        <w:t>The</w:t>
      </w:r>
      <w:r w:rsidR="0015513E">
        <w:rPr>
          <w:sz w:val="22"/>
        </w:rPr>
        <w:t xml:space="preserve"> </w:t>
      </w:r>
      <w:r>
        <w:rPr>
          <w:sz w:val="22"/>
        </w:rPr>
        <w:t xml:space="preserve">barometric pressure sensor began intermittently malfunctioning in December 2017 likely caused due to ice build-up in the PVC housing. </w:t>
      </w:r>
      <w:r w:rsidR="0097398E" w:rsidRPr="00D14C8E">
        <w:rPr>
          <w:sz w:val="22"/>
        </w:rPr>
        <w:t>A second sensor (</w:t>
      </w:r>
      <w:proofErr w:type="spellStart"/>
      <w:r w:rsidR="001B0570" w:rsidRPr="00D14C8E">
        <w:rPr>
          <w:sz w:val="22"/>
        </w:rPr>
        <w:t>Koeye</w:t>
      </w:r>
      <w:proofErr w:type="spellEnd"/>
      <w:r w:rsidR="001B0570" w:rsidRPr="00D14C8E">
        <w:rPr>
          <w:sz w:val="22"/>
        </w:rPr>
        <w:t xml:space="preserve"> </w:t>
      </w:r>
      <w:proofErr w:type="spellStart"/>
      <w:r w:rsidR="001B0570" w:rsidRPr="00D14C8E">
        <w:rPr>
          <w:sz w:val="22"/>
        </w:rPr>
        <w:t>StnPres</w:t>
      </w:r>
      <w:proofErr w:type="spellEnd"/>
      <w:r w:rsidR="0097398E" w:rsidRPr="00D14C8E">
        <w:rPr>
          <w:sz w:val="22"/>
        </w:rPr>
        <w:t xml:space="preserve">) </w:t>
      </w:r>
      <w:r w:rsidR="001B0570" w:rsidRPr="00D14C8E">
        <w:rPr>
          <w:sz w:val="22"/>
        </w:rPr>
        <w:t xml:space="preserve">was regressed with </w:t>
      </w:r>
      <w:proofErr w:type="spellStart"/>
      <w:r w:rsidR="001B0570" w:rsidRPr="00D14C8E">
        <w:rPr>
          <w:sz w:val="22"/>
        </w:rPr>
        <w:t>Koeye</w:t>
      </w:r>
      <w:proofErr w:type="spellEnd"/>
      <w:r w:rsidR="001B0570" w:rsidRPr="00D14C8E">
        <w:rPr>
          <w:sz w:val="22"/>
        </w:rPr>
        <w:t xml:space="preserve"> </w:t>
      </w:r>
      <w:proofErr w:type="spellStart"/>
      <w:r w:rsidR="001B0570" w:rsidRPr="00D14C8E">
        <w:rPr>
          <w:sz w:val="22"/>
        </w:rPr>
        <w:t>BaroP</w:t>
      </w:r>
      <w:proofErr w:type="spellEnd"/>
      <w:r w:rsidR="001B0570" w:rsidRPr="00D14C8E">
        <w:rPr>
          <w:sz w:val="22"/>
        </w:rPr>
        <w:t xml:space="preserve"> to develop a linear relationship</w:t>
      </w:r>
      <w:r>
        <w:rPr>
          <w:sz w:val="22"/>
        </w:rPr>
        <w:t xml:space="preserve"> (</w:t>
      </w:r>
      <w:r>
        <w:rPr>
          <w:sz w:val="22"/>
        </w:rPr>
        <w:fldChar w:fldCharType="begin"/>
      </w:r>
      <w:r>
        <w:rPr>
          <w:sz w:val="22"/>
        </w:rPr>
        <w:instrText xml:space="preserve"> REF _Ref82524631 \h </w:instrText>
      </w:r>
      <w:r w:rsidR="00BB77B2">
        <w:rPr>
          <w:sz w:val="22"/>
        </w:rPr>
        <w:instrText xml:space="preserve"> \* MERGEFORMAT </w:instrText>
      </w:r>
      <w:r>
        <w:rPr>
          <w:sz w:val="22"/>
        </w:rPr>
      </w:r>
      <w:r>
        <w:rPr>
          <w:sz w:val="22"/>
        </w:rPr>
        <w:fldChar w:fldCharType="separate"/>
      </w:r>
      <w:r w:rsidRPr="00A41B35">
        <w:t>F</w:t>
      </w:r>
      <w:r w:rsidRPr="00BB77B2">
        <w:rPr>
          <w:sz w:val="22"/>
        </w:rPr>
        <w:t xml:space="preserve">igure </w:t>
      </w:r>
      <w:r w:rsidRPr="00BB77B2">
        <w:rPr>
          <w:noProof/>
          <w:sz w:val="22"/>
        </w:rPr>
        <w:t>6</w:t>
      </w:r>
      <w:r>
        <w:rPr>
          <w:sz w:val="22"/>
        </w:rPr>
        <w:fldChar w:fldCharType="end"/>
      </w:r>
      <w:r>
        <w:rPr>
          <w:sz w:val="22"/>
        </w:rPr>
        <w:t xml:space="preserve">) between the two sensors during overlapping periods when </w:t>
      </w:r>
      <w:proofErr w:type="spellStart"/>
      <w:r>
        <w:rPr>
          <w:sz w:val="22"/>
        </w:rPr>
        <w:t>Koeye</w:t>
      </w:r>
      <w:proofErr w:type="spellEnd"/>
      <w:r>
        <w:rPr>
          <w:sz w:val="22"/>
        </w:rPr>
        <w:t xml:space="preserve"> </w:t>
      </w:r>
      <w:proofErr w:type="spellStart"/>
      <w:r>
        <w:rPr>
          <w:sz w:val="22"/>
        </w:rPr>
        <w:t>BaroP</w:t>
      </w:r>
      <w:proofErr w:type="spellEnd"/>
      <w:r>
        <w:rPr>
          <w:sz w:val="22"/>
        </w:rPr>
        <w:t xml:space="preserve"> was functioning as expected</w:t>
      </w:r>
      <w:r w:rsidR="00BB77B2">
        <w:rPr>
          <w:sz w:val="22"/>
        </w:rPr>
        <w:t xml:space="preserve"> (</w:t>
      </w:r>
      <w:r w:rsidR="00BB77B2" w:rsidRPr="00BB77B2">
        <w:rPr>
          <w:sz w:val="24"/>
        </w:rPr>
        <w:fldChar w:fldCharType="begin"/>
      </w:r>
      <w:r w:rsidR="00BB77B2" w:rsidRPr="00BB77B2">
        <w:rPr>
          <w:sz w:val="24"/>
        </w:rPr>
        <w:instrText xml:space="preserve"> REF _Ref82526858 \h </w:instrText>
      </w:r>
      <w:r w:rsidR="00BB77B2">
        <w:rPr>
          <w:sz w:val="24"/>
        </w:rPr>
        <w:instrText xml:space="preserve"> \* MERGEFORMAT </w:instrText>
      </w:r>
      <w:r w:rsidR="00BB77B2" w:rsidRPr="00BB77B2">
        <w:rPr>
          <w:sz w:val="24"/>
        </w:rPr>
      </w:r>
      <w:r w:rsidR="00BB77B2" w:rsidRPr="00BB77B2">
        <w:rPr>
          <w:sz w:val="24"/>
        </w:rPr>
        <w:fldChar w:fldCharType="separate"/>
      </w:r>
      <w:r w:rsidR="00BB77B2" w:rsidRPr="00BB77B2">
        <w:rPr>
          <w:sz w:val="22"/>
        </w:rPr>
        <w:t xml:space="preserve">Figure </w:t>
      </w:r>
      <w:r w:rsidR="00BB77B2" w:rsidRPr="00BB77B2">
        <w:rPr>
          <w:noProof/>
          <w:sz w:val="22"/>
        </w:rPr>
        <w:t>7</w:t>
      </w:r>
      <w:r w:rsidR="00BB77B2" w:rsidRPr="00BB77B2">
        <w:rPr>
          <w:sz w:val="24"/>
        </w:rPr>
        <w:fldChar w:fldCharType="end"/>
      </w:r>
      <w:r w:rsidR="00BB77B2">
        <w:rPr>
          <w:sz w:val="22"/>
        </w:rPr>
        <w:t>)</w:t>
      </w:r>
      <w:r>
        <w:rPr>
          <w:sz w:val="22"/>
        </w:rPr>
        <w:t xml:space="preserve">. </w:t>
      </w:r>
      <w:r w:rsidR="001B0570" w:rsidRPr="00D14C8E">
        <w:rPr>
          <w:sz w:val="22"/>
        </w:rPr>
        <w:t xml:space="preserve"> </w:t>
      </w:r>
      <w:r w:rsidR="0097398E" w:rsidRPr="00D14C8E">
        <w:rPr>
          <w:sz w:val="22"/>
        </w:rPr>
        <w:t>Th</w:t>
      </w:r>
      <w:r>
        <w:rPr>
          <w:sz w:val="22"/>
        </w:rPr>
        <w:t xml:space="preserve">is relationship was used to gap-fill periods </w:t>
      </w:r>
      <w:proofErr w:type="spellStart"/>
      <w:r>
        <w:rPr>
          <w:sz w:val="22"/>
        </w:rPr>
        <w:t>Koeye</w:t>
      </w:r>
      <w:proofErr w:type="spellEnd"/>
      <w:r>
        <w:rPr>
          <w:sz w:val="22"/>
        </w:rPr>
        <w:t xml:space="preserve"> </w:t>
      </w:r>
      <w:proofErr w:type="spellStart"/>
      <w:r>
        <w:rPr>
          <w:sz w:val="22"/>
        </w:rPr>
        <w:t>BaroP</w:t>
      </w:r>
      <w:proofErr w:type="spellEnd"/>
      <w:r>
        <w:rPr>
          <w:sz w:val="22"/>
        </w:rPr>
        <w:t xml:space="preserve"> data was obviously bad.</w:t>
      </w:r>
      <w:r w:rsidR="0097398E" w:rsidRPr="00D14C8E">
        <w:rPr>
          <w:sz w:val="22"/>
        </w:rPr>
        <w:t xml:space="preserve"> </w:t>
      </w:r>
      <w:proofErr w:type="spellStart"/>
      <w:r w:rsidR="001B0570" w:rsidRPr="00D14C8E">
        <w:rPr>
          <w:sz w:val="22"/>
        </w:rPr>
        <w:t>Koeye</w:t>
      </w:r>
      <w:proofErr w:type="spellEnd"/>
      <w:r w:rsidR="001B0570" w:rsidRPr="00D14C8E">
        <w:rPr>
          <w:sz w:val="22"/>
        </w:rPr>
        <w:t xml:space="preserve"> BaroP2 was installed in July 2018 to replace </w:t>
      </w:r>
      <w:proofErr w:type="spellStart"/>
      <w:r w:rsidR="001B0570" w:rsidRPr="00D14C8E">
        <w:rPr>
          <w:sz w:val="22"/>
        </w:rPr>
        <w:t>Koeye</w:t>
      </w:r>
      <w:proofErr w:type="spellEnd"/>
      <w:r w:rsidR="001B0570" w:rsidRPr="00D14C8E">
        <w:rPr>
          <w:sz w:val="22"/>
        </w:rPr>
        <w:t xml:space="preserve"> </w:t>
      </w:r>
      <w:proofErr w:type="spellStart"/>
      <w:r w:rsidR="001B0570" w:rsidRPr="00D14C8E">
        <w:rPr>
          <w:sz w:val="22"/>
        </w:rPr>
        <w:t>Baro</w:t>
      </w:r>
      <w:r w:rsidR="00BB77B2">
        <w:rPr>
          <w:sz w:val="22"/>
        </w:rPr>
        <w:t>P</w:t>
      </w:r>
      <w:proofErr w:type="spellEnd"/>
      <w:r w:rsidR="00BB77B2">
        <w:rPr>
          <w:sz w:val="22"/>
        </w:rPr>
        <w:t xml:space="preserve">. </w:t>
      </w:r>
    </w:p>
    <w:p w14:paraId="5AD3C165" w14:textId="77777777" w:rsidR="00A41B35" w:rsidRDefault="008D2C4A" w:rsidP="00A41B35">
      <w:pPr>
        <w:pStyle w:val="CommentText"/>
        <w:keepNext/>
      </w:pPr>
      <w:r>
        <w:rPr>
          <w:noProof/>
        </w:rPr>
        <w:drawing>
          <wp:inline distT="0" distB="0" distL="0" distR="0" wp14:anchorId="6B3C5AE2" wp14:editId="33E99F09">
            <wp:extent cx="5781040" cy="340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7661" cy="3425652"/>
                    </a:xfrm>
                    <a:prstGeom prst="rect">
                      <a:avLst/>
                    </a:prstGeom>
                    <a:noFill/>
                  </pic:spPr>
                </pic:pic>
              </a:graphicData>
            </a:graphic>
          </wp:inline>
        </w:drawing>
      </w:r>
    </w:p>
    <w:p w14:paraId="11A6C4C7" w14:textId="0E2FF6F2" w:rsidR="00E27F23" w:rsidRPr="00A41B35" w:rsidRDefault="00A41B35" w:rsidP="00A41B35">
      <w:pPr>
        <w:pStyle w:val="Caption"/>
        <w:rPr>
          <w:color w:val="auto"/>
        </w:rPr>
      </w:pPr>
      <w:bookmarkStart w:id="121" w:name="_Ref82524631"/>
      <w:r w:rsidRPr="00A41B35">
        <w:rPr>
          <w:color w:val="auto"/>
        </w:rPr>
        <w:t xml:space="preserve">Figure </w:t>
      </w:r>
      <w:r w:rsidRPr="00A41B35">
        <w:rPr>
          <w:color w:val="auto"/>
        </w:rPr>
        <w:fldChar w:fldCharType="begin"/>
      </w:r>
      <w:r w:rsidRPr="00A41B35">
        <w:rPr>
          <w:color w:val="auto"/>
        </w:rPr>
        <w:instrText xml:space="preserve"> SEQ Figure \* ARABIC </w:instrText>
      </w:r>
      <w:r w:rsidRPr="00A41B35">
        <w:rPr>
          <w:color w:val="auto"/>
        </w:rPr>
        <w:fldChar w:fldCharType="separate"/>
      </w:r>
      <w:r w:rsidR="00BB77B2">
        <w:rPr>
          <w:noProof/>
          <w:color w:val="auto"/>
        </w:rPr>
        <w:t>6</w:t>
      </w:r>
      <w:r w:rsidRPr="00A41B35">
        <w:rPr>
          <w:color w:val="auto"/>
        </w:rPr>
        <w:fldChar w:fldCharType="end"/>
      </w:r>
      <w:bookmarkEnd w:id="121"/>
      <w:r w:rsidRPr="00A41B35">
        <w:rPr>
          <w:color w:val="auto"/>
        </w:rPr>
        <w:t xml:space="preserve">) Scatterplot illustrating relationship between the </w:t>
      </w:r>
      <w:proofErr w:type="spellStart"/>
      <w:r w:rsidRPr="00A41B35">
        <w:rPr>
          <w:color w:val="auto"/>
        </w:rPr>
        <w:t>Koeye</w:t>
      </w:r>
      <w:proofErr w:type="spellEnd"/>
      <w:r w:rsidRPr="00A41B35">
        <w:rPr>
          <w:color w:val="auto"/>
        </w:rPr>
        <w:t xml:space="preserve"> </w:t>
      </w:r>
      <w:proofErr w:type="spellStart"/>
      <w:r w:rsidRPr="00A41B35">
        <w:rPr>
          <w:color w:val="auto"/>
        </w:rPr>
        <w:t>BaroP</w:t>
      </w:r>
      <w:proofErr w:type="spellEnd"/>
      <w:r w:rsidRPr="00A41B35">
        <w:rPr>
          <w:color w:val="auto"/>
        </w:rPr>
        <w:t xml:space="preserve"> sensor and </w:t>
      </w:r>
      <w:proofErr w:type="spellStart"/>
      <w:r w:rsidRPr="00A41B35">
        <w:rPr>
          <w:color w:val="auto"/>
        </w:rPr>
        <w:t>Koeye</w:t>
      </w:r>
      <w:proofErr w:type="spellEnd"/>
      <w:r w:rsidRPr="00A41B35">
        <w:rPr>
          <w:color w:val="auto"/>
        </w:rPr>
        <w:t xml:space="preserve"> </w:t>
      </w:r>
      <w:proofErr w:type="spellStart"/>
      <w:r w:rsidRPr="00A41B35">
        <w:rPr>
          <w:color w:val="auto"/>
        </w:rPr>
        <w:t>Stn</w:t>
      </w:r>
      <w:proofErr w:type="spellEnd"/>
      <w:r w:rsidRPr="00A41B35">
        <w:rPr>
          <w:color w:val="auto"/>
        </w:rPr>
        <w:t xml:space="preserve"> Pres sensor. This relationship was used to gap-fill bad </w:t>
      </w:r>
      <w:proofErr w:type="spellStart"/>
      <w:r w:rsidRPr="00A41B35">
        <w:rPr>
          <w:color w:val="auto"/>
        </w:rPr>
        <w:t>Koeye</w:t>
      </w:r>
      <w:proofErr w:type="spellEnd"/>
      <w:r w:rsidRPr="00A41B35">
        <w:rPr>
          <w:color w:val="auto"/>
        </w:rPr>
        <w:t xml:space="preserve"> </w:t>
      </w:r>
      <w:proofErr w:type="spellStart"/>
      <w:r w:rsidRPr="00A41B35">
        <w:rPr>
          <w:color w:val="auto"/>
        </w:rPr>
        <w:t>BaroP</w:t>
      </w:r>
      <w:proofErr w:type="spellEnd"/>
      <w:r w:rsidRPr="00A41B35">
        <w:rPr>
          <w:color w:val="auto"/>
        </w:rPr>
        <w:t xml:space="preserve"> data. This data was then used for barometric compensation to derive the </w:t>
      </w:r>
      <w:proofErr w:type="spellStart"/>
      <w:r w:rsidRPr="00A41B35">
        <w:rPr>
          <w:color w:val="auto"/>
        </w:rPr>
        <w:t>DepthKoeyePT</w:t>
      </w:r>
      <w:proofErr w:type="spellEnd"/>
      <w:r w:rsidRPr="00A41B35">
        <w:rPr>
          <w:color w:val="auto"/>
        </w:rPr>
        <w:t xml:space="preserve"> water level time</w:t>
      </w:r>
      <w:r w:rsidRPr="00A41B35">
        <w:rPr>
          <w:noProof/>
          <w:color w:val="auto"/>
        </w:rPr>
        <w:t xml:space="preserve">-series. </w:t>
      </w:r>
    </w:p>
    <w:p w14:paraId="6D55D8AC" w14:textId="77777777" w:rsidR="00BB77B2" w:rsidRDefault="003848D0" w:rsidP="00BB77B2">
      <w:pPr>
        <w:pStyle w:val="Caption"/>
        <w:keepNext/>
      </w:pPr>
      <w:r>
        <w:rPr>
          <w:noProof/>
          <w:color w:val="auto"/>
        </w:rPr>
        <w:lastRenderedPageBreak/>
        <w:drawing>
          <wp:inline distT="0" distB="0" distL="0" distR="0" wp14:anchorId="4DCC372A" wp14:editId="63C31F56">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plotKoeyeBar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0BE5E7A" w14:textId="40146490" w:rsidR="00A41B35" w:rsidRPr="00BB77B2" w:rsidRDefault="00BB77B2" w:rsidP="00BB77B2">
      <w:pPr>
        <w:pStyle w:val="Caption"/>
        <w:rPr>
          <w:color w:val="auto"/>
          <w:sz w:val="20"/>
        </w:rPr>
      </w:pPr>
      <w:bookmarkStart w:id="122" w:name="_Ref82526858"/>
      <w:commentRangeStart w:id="123"/>
      <w:r w:rsidRPr="00BB77B2">
        <w:rPr>
          <w:color w:val="auto"/>
          <w:sz w:val="20"/>
        </w:rPr>
        <w:t xml:space="preserve">Figure </w:t>
      </w:r>
      <w:r w:rsidRPr="00BB77B2">
        <w:rPr>
          <w:color w:val="auto"/>
          <w:sz w:val="20"/>
        </w:rPr>
        <w:fldChar w:fldCharType="begin"/>
      </w:r>
      <w:r w:rsidRPr="00BB77B2">
        <w:rPr>
          <w:color w:val="auto"/>
          <w:sz w:val="20"/>
        </w:rPr>
        <w:instrText xml:space="preserve"> SEQ Figure \* ARABIC </w:instrText>
      </w:r>
      <w:r w:rsidRPr="00BB77B2">
        <w:rPr>
          <w:color w:val="auto"/>
          <w:sz w:val="20"/>
        </w:rPr>
        <w:fldChar w:fldCharType="separate"/>
      </w:r>
      <w:r w:rsidRPr="00BB77B2">
        <w:rPr>
          <w:noProof/>
          <w:color w:val="auto"/>
          <w:sz w:val="20"/>
        </w:rPr>
        <w:t>7</w:t>
      </w:r>
      <w:r w:rsidRPr="00BB77B2">
        <w:rPr>
          <w:color w:val="auto"/>
          <w:sz w:val="20"/>
        </w:rPr>
        <w:fldChar w:fldCharType="end"/>
      </w:r>
      <w:bookmarkEnd w:id="122"/>
      <w:r w:rsidRPr="00BB77B2">
        <w:rPr>
          <w:color w:val="auto"/>
          <w:sz w:val="20"/>
        </w:rPr>
        <w:t xml:space="preserve">) Scatterplot illustrating </w:t>
      </w:r>
      <w:proofErr w:type="spellStart"/>
      <w:r w:rsidRPr="00BB77B2">
        <w:rPr>
          <w:color w:val="auto"/>
          <w:sz w:val="20"/>
        </w:rPr>
        <w:t>Koeye</w:t>
      </w:r>
      <w:proofErr w:type="spellEnd"/>
      <w:r w:rsidRPr="00BB77B2">
        <w:rPr>
          <w:color w:val="auto"/>
          <w:sz w:val="20"/>
        </w:rPr>
        <w:t xml:space="preserve"> PT time-series. The series is colour coded to illustrate where barometric compensation was computed using the relationship between </w:t>
      </w:r>
      <w:proofErr w:type="spellStart"/>
      <w:r w:rsidRPr="00BB77B2">
        <w:rPr>
          <w:color w:val="auto"/>
          <w:sz w:val="20"/>
        </w:rPr>
        <w:t>Koeye</w:t>
      </w:r>
      <w:proofErr w:type="spellEnd"/>
      <w:r w:rsidRPr="00BB77B2">
        <w:rPr>
          <w:color w:val="auto"/>
          <w:sz w:val="20"/>
        </w:rPr>
        <w:t xml:space="preserve"> PT and </w:t>
      </w:r>
      <w:proofErr w:type="spellStart"/>
      <w:r w:rsidRPr="00BB77B2">
        <w:rPr>
          <w:color w:val="auto"/>
          <w:sz w:val="20"/>
        </w:rPr>
        <w:t>KoeyeStnPres</w:t>
      </w:r>
      <w:proofErr w:type="spellEnd"/>
      <w:r w:rsidRPr="00BB77B2">
        <w:rPr>
          <w:color w:val="auto"/>
          <w:sz w:val="20"/>
        </w:rPr>
        <w:t>.</w:t>
      </w:r>
      <w:commentRangeEnd w:id="123"/>
      <w:r w:rsidR="009B08FC">
        <w:rPr>
          <w:rStyle w:val="CommentReference"/>
          <w:i w:val="0"/>
          <w:iCs w:val="0"/>
          <w:color w:val="auto"/>
        </w:rPr>
        <w:commentReference w:id="123"/>
      </w:r>
    </w:p>
    <w:p w14:paraId="35AFF7E8" w14:textId="7FF5BED4" w:rsidR="00BF1D5E" w:rsidRDefault="00BF1D5E" w:rsidP="00BF1D5E">
      <w:pPr>
        <w:pStyle w:val="CommentText"/>
      </w:pPr>
      <w:r>
        <w:t xml:space="preserve">  </w:t>
      </w:r>
    </w:p>
    <w:p w14:paraId="090F1B9E" w14:textId="77777777" w:rsidR="00A14755" w:rsidRPr="00A14755" w:rsidRDefault="00A14755" w:rsidP="00A14755"/>
    <w:sectPr w:rsidR="00A14755" w:rsidRPr="00A14755">
      <w:headerReference w:type="default" r:id="rId33"/>
      <w:footerReference w:type="default" r:id="rId3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3" w:author="Ian Giesbrecht" w:date="2021-09-15T16:01:00Z" w:initials="IG">
    <w:p w14:paraId="7CB91928" w14:textId="57AFADEB" w:rsidR="009B08FC" w:rsidRDefault="009B08FC">
      <w:pPr>
        <w:pStyle w:val="CommentText"/>
      </w:pPr>
      <w:r>
        <w:rPr>
          <w:rStyle w:val="CommentReference"/>
        </w:rPr>
        <w:annotationRef/>
      </w:r>
      <w:r>
        <w:t>This figure is great!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B9192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B91928" w16cid:durableId="24EC97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BD2644" w14:textId="77777777" w:rsidR="009F55F1" w:rsidRDefault="009F55F1">
      <w:pPr>
        <w:spacing w:after="0" w:line="240" w:lineRule="auto"/>
      </w:pPr>
      <w:r>
        <w:separator/>
      </w:r>
    </w:p>
  </w:endnote>
  <w:endnote w:type="continuationSeparator" w:id="0">
    <w:p w14:paraId="21B60A66" w14:textId="77777777" w:rsidR="009F55F1" w:rsidRDefault="009F5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124" w:author="Emily" w:date="2022-01-27T10:18:00Z"/>
  <w:sdt>
    <w:sdtPr>
      <w:id w:val="-312252675"/>
      <w:docPartObj>
        <w:docPartGallery w:val="Page Numbers (Bottom of Page)"/>
        <w:docPartUnique/>
      </w:docPartObj>
    </w:sdtPr>
    <w:sdtEndPr>
      <w:rPr>
        <w:noProof/>
      </w:rPr>
    </w:sdtEndPr>
    <w:sdtContent>
      <w:customXmlInsRangeEnd w:id="124"/>
      <w:p w14:paraId="18224A11" w14:textId="3097274D" w:rsidR="00A63A35" w:rsidRDefault="00A63A35">
        <w:pPr>
          <w:pStyle w:val="Footer"/>
          <w:jc w:val="right"/>
          <w:rPr>
            <w:ins w:id="125" w:author="Emily" w:date="2022-01-27T10:18:00Z"/>
          </w:rPr>
        </w:pPr>
        <w:ins w:id="126" w:author="Emily" w:date="2022-01-27T10:18:00Z">
          <w:r>
            <w:fldChar w:fldCharType="begin"/>
          </w:r>
          <w:r>
            <w:instrText xml:space="preserve"> PAGE   \* MERGEFORMAT </w:instrText>
          </w:r>
          <w:r>
            <w:fldChar w:fldCharType="separate"/>
          </w:r>
          <w:r>
            <w:rPr>
              <w:noProof/>
            </w:rPr>
            <w:t>2</w:t>
          </w:r>
          <w:r>
            <w:rPr>
              <w:noProof/>
            </w:rPr>
            <w:fldChar w:fldCharType="end"/>
          </w:r>
        </w:ins>
      </w:p>
      <w:customXmlInsRangeStart w:id="127" w:author="Emily" w:date="2022-01-27T10:18:00Z"/>
    </w:sdtContent>
  </w:sdt>
  <w:customXmlInsRangeEnd w:id="127"/>
  <w:p w14:paraId="4D06C8D6" w14:textId="77777777" w:rsidR="00A63A35" w:rsidRDefault="00A63A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62846F" w14:textId="77777777" w:rsidR="009F55F1" w:rsidRDefault="009F55F1">
      <w:pPr>
        <w:spacing w:after="0" w:line="240" w:lineRule="auto"/>
      </w:pPr>
      <w:r>
        <w:separator/>
      </w:r>
    </w:p>
  </w:footnote>
  <w:footnote w:type="continuationSeparator" w:id="0">
    <w:p w14:paraId="28C85AE6" w14:textId="77777777" w:rsidR="009F55F1" w:rsidRDefault="009F55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79C85" w14:textId="77777777" w:rsidR="00783CD2" w:rsidRDefault="000B668D">
    <w:pPr>
      <w:jc w:val="center"/>
    </w:pPr>
    <w:r>
      <w:rPr>
        <w:noProof/>
      </w:rPr>
      <w:drawing>
        <wp:inline distT="114300" distB="114300" distL="114300" distR="114300" wp14:anchorId="742F35CE" wp14:editId="523004FD">
          <wp:extent cx="752475" cy="31432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52475" cy="31432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E5418"/>
    <w:multiLevelType w:val="hybridMultilevel"/>
    <w:tmpl w:val="902A1B86"/>
    <w:lvl w:ilvl="0" w:tplc="A27AA82E">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DB3678"/>
    <w:multiLevelType w:val="multilevel"/>
    <w:tmpl w:val="96246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8E7996"/>
    <w:multiLevelType w:val="multilevel"/>
    <w:tmpl w:val="F11A2D70"/>
    <w:lvl w:ilvl="0">
      <w:start w:val="1"/>
      <w:numFmt w:val="decimal"/>
      <w:lvlText w:val="%1."/>
      <w:lvlJc w:val="left"/>
      <w:pPr>
        <w:ind w:left="720" w:hanging="360"/>
      </w:pPr>
      <w:rPr>
        <w:u w:val="none"/>
      </w:rPr>
    </w:lvl>
    <w:lvl w:ilvl="1">
      <w:start w:val="1"/>
      <w:numFmt w:val="bullet"/>
      <w:lvlText w:val=""/>
      <w:lvlJc w:val="left"/>
      <w:pPr>
        <w:ind w:left="1440" w:hanging="360"/>
      </w:pPr>
      <w:rPr>
        <w:rFonts w:ascii="Wingdings" w:hAnsi="Wingdings"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B6F7BE3"/>
    <w:multiLevelType w:val="hybridMultilevel"/>
    <w:tmpl w:val="050ABA0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C991C37"/>
    <w:multiLevelType w:val="multilevel"/>
    <w:tmpl w:val="F11A2D70"/>
    <w:lvl w:ilvl="0">
      <w:start w:val="1"/>
      <w:numFmt w:val="decimal"/>
      <w:lvlText w:val="%1."/>
      <w:lvlJc w:val="left"/>
      <w:pPr>
        <w:ind w:left="720" w:hanging="360"/>
      </w:pPr>
      <w:rPr>
        <w:u w:val="none"/>
      </w:rPr>
    </w:lvl>
    <w:lvl w:ilvl="1">
      <w:start w:val="1"/>
      <w:numFmt w:val="bullet"/>
      <w:lvlText w:val=""/>
      <w:lvlJc w:val="left"/>
      <w:pPr>
        <w:ind w:left="1440" w:hanging="360"/>
      </w:pPr>
      <w:rPr>
        <w:rFonts w:ascii="Wingdings" w:hAnsi="Wingdings"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06124E6"/>
    <w:multiLevelType w:val="multilevel"/>
    <w:tmpl w:val="9D8EC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D60A02"/>
    <w:multiLevelType w:val="multilevel"/>
    <w:tmpl w:val="56E28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C5670F"/>
    <w:multiLevelType w:val="multilevel"/>
    <w:tmpl w:val="F11A2D70"/>
    <w:lvl w:ilvl="0">
      <w:start w:val="1"/>
      <w:numFmt w:val="decimal"/>
      <w:lvlText w:val="%1."/>
      <w:lvlJc w:val="left"/>
      <w:pPr>
        <w:ind w:left="720" w:hanging="360"/>
      </w:pPr>
      <w:rPr>
        <w:u w:val="none"/>
      </w:rPr>
    </w:lvl>
    <w:lvl w:ilvl="1">
      <w:start w:val="1"/>
      <w:numFmt w:val="bullet"/>
      <w:lvlText w:val=""/>
      <w:lvlJc w:val="left"/>
      <w:pPr>
        <w:ind w:left="1440" w:hanging="360"/>
      </w:pPr>
      <w:rPr>
        <w:rFonts w:ascii="Wingdings" w:hAnsi="Wingdings"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CB6CC1"/>
    <w:multiLevelType w:val="hybridMultilevel"/>
    <w:tmpl w:val="DA8267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63726C"/>
    <w:multiLevelType w:val="multilevel"/>
    <w:tmpl w:val="B212E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193DD7"/>
    <w:multiLevelType w:val="hybridMultilevel"/>
    <w:tmpl w:val="3C90C5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96B1D75"/>
    <w:multiLevelType w:val="hybridMultilevel"/>
    <w:tmpl w:val="8A1E1C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F341CB1"/>
    <w:multiLevelType w:val="hybridMultilevel"/>
    <w:tmpl w:val="F614E5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45559FB"/>
    <w:multiLevelType w:val="multilevel"/>
    <w:tmpl w:val="6F1CD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7644425"/>
    <w:multiLevelType w:val="multilevel"/>
    <w:tmpl w:val="DEEEE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7D224DB"/>
    <w:multiLevelType w:val="hybridMultilevel"/>
    <w:tmpl w:val="42809E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6172BAC"/>
    <w:multiLevelType w:val="multilevel"/>
    <w:tmpl w:val="5DFC0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79F6983"/>
    <w:multiLevelType w:val="multilevel"/>
    <w:tmpl w:val="2870D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4"/>
  </w:num>
  <w:num w:numId="3">
    <w:abstractNumId w:val="6"/>
  </w:num>
  <w:num w:numId="4">
    <w:abstractNumId w:val="5"/>
  </w:num>
  <w:num w:numId="5">
    <w:abstractNumId w:val="13"/>
  </w:num>
  <w:num w:numId="6">
    <w:abstractNumId w:val="1"/>
  </w:num>
  <w:num w:numId="7">
    <w:abstractNumId w:val="16"/>
  </w:num>
  <w:num w:numId="8">
    <w:abstractNumId w:val="14"/>
  </w:num>
  <w:num w:numId="9">
    <w:abstractNumId w:val="11"/>
  </w:num>
  <w:num w:numId="10">
    <w:abstractNumId w:val="9"/>
  </w:num>
  <w:num w:numId="11">
    <w:abstractNumId w:val="7"/>
  </w:num>
  <w:num w:numId="12">
    <w:abstractNumId w:val="2"/>
  </w:num>
  <w:num w:numId="13">
    <w:abstractNumId w:val="15"/>
  </w:num>
  <w:num w:numId="14">
    <w:abstractNumId w:val="10"/>
  </w:num>
  <w:num w:numId="15">
    <w:abstractNumId w:val="12"/>
  </w:num>
  <w:num w:numId="16">
    <w:abstractNumId w:val="8"/>
  </w:num>
  <w:num w:numId="17">
    <w:abstractNumId w:val="0"/>
  </w:num>
  <w:num w:numId="1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ily">
    <w15:presenceInfo w15:providerId="None" w15:userId="Emily"/>
  </w15:person>
  <w15:person w15:author="Ian Giesbrecht">
    <w15:presenceInfo w15:providerId="None" w15:userId="Ian Giesbrech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CD2"/>
    <w:rsid w:val="00003842"/>
    <w:rsid w:val="00017464"/>
    <w:rsid w:val="00055024"/>
    <w:rsid w:val="000704B8"/>
    <w:rsid w:val="000737A8"/>
    <w:rsid w:val="00087B6F"/>
    <w:rsid w:val="000B5613"/>
    <w:rsid w:val="000B668D"/>
    <w:rsid w:val="000E2417"/>
    <w:rsid w:val="000F1C2F"/>
    <w:rsid w:val="000F4A3B"/>
    <w:rsid w:val="001063DA"/>
    <w:rsid w:val="001179E2"/>
    <w:rsid w:val="00127DA7"/>
    <w:rsid w:val="001349B6"/>
    <w:rsid w:val="00136C68"/>
    <w:rsid w:val="001466CB"/>
    <w:rsid w:val="0015513E"/>
    <w:rsid w:val="00155AAF"/>
    <w:rsid w:val="001637C6"/>
    <w:rsid w:val="00173ABB"/>
    <w:rsid w:val="001771F7"/>
    <w:rsid w:val="001B0570"/>
    <w:rsid w:val="001B0793"/>
    <w:rsid w:val="001B4DE9"/>
    <w:rsid w:val="001E0F88"/>
    <w:rsid w:val="001F6080"/>
    <w:rsid w:val="00201545"/>
    <w:rsid w:val="00212E1C"/>
    <w:rsid w:val="002225EB"/>
    <w:rsid w:val="0023264A"/>
    <w:rsid w:val="002467EA"/>
    <w:rsid w:val="002547B9"/>
    <w:rsid w:val="002965F9"/>
    <w:rsid w:val="00296761"/>
    <w:rsid w:val="002A2D44"/>
    <w:rsid w:val="002A6AF4"/>
    <w:rsid w:val="002D4EA6"/>
    <w:rsid w:val="002D7726"/>
    <w:rsid w:val="002F21F4"/>
    <w:rsid w:val="002F2D1A"/>
    <w:rsid w:val="002F46BC"/>
    <w:rsid w:val="00314F68"/>
    <w:rsid w:val="00346132"/>
    <w:rsid w:val="003466B7"/>
    <w:rsid w:val="00361D8B"/>
    <w:rsid w:val="00372CFE"/>
    <w:rsid w:val="003848D0"/>
    <w:rsid w:val="00393182"/>
    <w:rsid w:val="00397ED8"/>
    <w:rsid w:val="003A0500"/>
    <w:rsid w:val="003C0CA1"/>
    <w:rsid w:val="003C25A6"/>
    <w:rsid w:val="003D4873"/>
    <w:rsid w:val="003F2016"/>
    <w:rsid w:val="00412F8D"/>
    <w:rsid w:val="00436CCC"/>
    <w:rsid w:val="00442CE3"/>
    <w:rsid w:val="00476E92"/>
    <w:rsid w:val="004828FC"/>
    <w:rsid w:val="00487B58"/>
    <w:rsid w:val="0049011C"/>
    <w:rsid w:val="004B145C"/>
    <w:rsid w:val="004B1D5A"/>
    <w:rsid w:val="004C71D8"/>
    <w:rsid w:val="004D0A45"/>
    <w:rsid w:val="005057D8"/>
    <w:rsid w:val="0050708C"/>
    <w:rsid w:val="00517D46"/>
    <w:rsid w:val="00536F9B"/>
    <w:rsid w:val="005545CC"/>
    <w:rsid w:val="005642D0"/>
    <w:rsid w:val="00567CF4"/>
    <w:rsid w:val="005A35DE"/>
    <w:rsid w:val="005B38D3"/>
    <w:rsid w:val="005E01DA"/>
    <w:rsid w:val="005E7B31"/>
    <w:rsid w:val="006339A1"/>
    <w:rsid w:val="00654732"/>
    <w:rsid w:val="006731E2"/>
    <w:rsid w:val="00697C44"/>
    <w:rsid w:val="006A3142"/>
    <w:rsid w:val="006D3675"/>
    <w:rsid w:val="006E67E4"/>
    <w:rsid w:val="007041EB"/>
    <w:rsid w:val="00706F8B"/>
    <w:rsid w:val="00710CC7"/>
    <w:rsid w:val="007369F4"/>
    <w:rsid w:val="00763D2A"/>
    <w:rsid w:val="00763E8F"/>
    <w:rsid w:val="007712DD"/>
    <w:rsid w:val="0078095F"/>
    <w:rsid w:val="00783CD2"/>
    <w:rsid w:val="00783E91"/>
    <w:rsid w:val="007848FE"/>
    <w:rsid w:val="007C1922"/>
    <w:rsid w:val="007E2EE5"/>
    <w:rsid w:val="007F497A"/>
    <w:rsid w:val="007F57C6"/>
    <w:rsid w:val="008142A6"/>
    <w:rsid w:val="008235DF"/>
    <w:rsid w:val="008240E9"/>
    <w:rsid w:val="00824EBE"/>
    <w:rsid w:val="00836607"/>
    <w:rsid w:val="00861E4F"/>
    <w:rsid w:val="0087487E"/>
    <w:rsid w:val="00874DAD"/>
    <w:rsid w:val="008943CB"/>
    <w:rsid w:val="008B1A8F"/>
    <w:rsid w:val="008B453A"/>
    <w:rsid w:val="008C6C31"/>
    <w:rsid w:val="008D2C4A"/>
    <w:rsid w:val="008D5E53"/>
    <w:rsid w:val="008D6728"/>
    <w:rsid w:val="008E5916"/>
    <w:rsid w:val="008F5C5B"/>
    <w:rsid w:val="00901A3C"/>
    <w:rsid w:val="009053DF"/>
    <w:rsid w:val="009073A5"/>
    <w:rsid w:val="009102CB"/>
    <w:rsid w:val="00910A63"/>
    <w:rsid w:val="009203A6"/>
    <w:rsid w:val="00926220"/>
    <w:rsid w:val="00940323"/>
    <w:rsid w:val="00944C43"/>
    <w:rsid w:val="0096218B"/>
    <w:rsid w:val="00973126"/>
    <w:rsid w:val="0097398E"/>
    <w:rsid w:val="009752B6"/>
    <w:rsid w:val="009B08FC"/>
    <w:rsid w:val="009B36E3"/>
    <w:rsid w:val="009B6B9D"/>
    <w:rsid w:val="009C2D8F"/>
    <w:rsid w:val="009C6F9B"/>
    <w:rsid w:val="009E0553"/>
    <w:rsid w:val="009F3CC4"/>
    <w:rsid w:val="009F42A7"/>
    <w:rsid w:val="009F55F1"/>
    <w:rsid w:val="00A14755"/>
    <w:rsid w:val="00A2496B"/>
    <w:rsid w:val="00A41B35"/>
    <w:rsid w:val="00A41D3E"/>
    <w:rsid w:val="00A55C74"/>
    <w:rsid w:val="00A63A35"/>
    <w:rsid w:val="00A66A68"/>
    <w:rsid w:val="00AA4816"/>
    <w:rsid w:val="00AC37F1"/>
    <w:rsid w:val="00B0429E"/>
    <w:rsid w:val="00B21D62"/>
    <w:rsid w:val="00B76CBB"/>
    <w:rsid w:val="00B80A13"/>
    <w:rsid w:val="00B87C01"/>
    <w:rsid w:val="00BA3A49"/>
    <w:rsid w:val="00BB77B2"/>
    <w:rsid w:val="00BC06A8"/>
    <w:rsid w:val="00BD18B8"/>
    <w:rsid w:val="00BD5FBE"/>
    <w:rsid w:val="00BF1D5E"/>
    <w:rsid w:val="00BF2066"/>
    <w:rsid w:val="00BF2CA2"/>
    <w:rsid w:val="00BF49C8"/>
    <w:rsid w:val="00C00BDF"/>
    <w:rsid w:val="00C1483C"/>
    <w:rsid w:val="00C15597"/>
    <w:rsid w:val="00C16B72"/>
    <w:rsid w:val="00C2130E"/>
    <w:rsid w:val="00C23763"/>
    <w:rsid w:val="00C30FB1"/>
    <w:rsid w:val="00C438D0"/>
    <w:rsid w:val="00C44B0F"/>
    <w:rsid w:val="00C57B19"/>
    <w:rsid w:val="00C80A5C"/>
    <w:rsid w:val="00C826F1"/>
    <w:rsid w:val="00C912F4"/>
    <w:rsid w:val="00CA52DD"/>
    <w:rsid w:val="00D14C8E"/>
    <w:rsid w:val="00D15CE6"/>
    <w:rsid w:val="00D4017A"/>
    <w:rsid w:val="00D4225D"/>
    <w:rsid w:val="00D44EA1"/>
    <w:rsid w:val="00D5011C"/>
    <w:rsid w:val="00D723D0"/>
    <w:rsid w:val="00DB768E"/>
    <w:rsid w:val="00DC17DC"/>
    <w:rsid w:val="00DE4E91"/>
    <w:rsid w:val="00DE65FE"/>
    <w:rsid w:val="00E06020"/>
    <w:rsid w:val="00E25C65"/>
    <w:rsid w:val="00E2764E"/>
    <w:rsid w:val="00E27F23"/>
    <w:rsid w:val="00E3395D"/>
    <w:rsid w:val="00E65404"/>
    <w:rsid w:val="00E74016"/>
    <w:rsid w:val="00ED7BF6"/>
    <w:rsid w:val="00EE45A8"/>
    <w:rsid w:val="00EF0533"/>
    <w:rsid w:val="00F033D8"/>
    <w:rsid w:val="00F10FB5"/>
    <w:rsid w:val="00F27F75"/>
    <w:rsid w:val="00F34CAB"/>
    <w:rsid w:val="00F377BE"/>
    <w:rsid w:val="00F406EA"/>
    <w:rsid w:val="00F51D8D"/>
    <w:rsid w:val="00F861FD"/>
    <w:rsid w:val="00F95D00"/>
    <w:rsid w:val="00F95D47"/>
    <w:rsid w:val="00FA5E36"/>
    <w:rsid w:val="00FB0434"/>
    <w:rsid w:val="00FC2DB7"/>
    <w:rsid w:val="00FC3EB9"/>
    <w:rsid w:val="00FD0BF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583EF"/>
  <w15:docId w15:val="{09CB138C-3DA3-C046-9247-D71310441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5C7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A41D3E"/>
    <w:rPr>
      <w:sz w:val="16"/>
      <w:szCs w:val="16"/>
    </w:rPr>
  </w:style>
  <w:style w:type="paragraph" w:styleId="CommentText">
    <w:name w:val="annotation text"/>
    <w:basedOn w:val="Normal"/>
    <w:link w:val="CommentTextChar"/>
    <w:uiPriority w:val="99"/>
    <w:unhideWhenUsed/>
    <w:rsid w:val="00A41D3E"/>
    <w:pPr>
      <w:spacing w:line="240" w:lineRule="auto"/>
    </w:pPr>
    <w:rPr>
      <w:sz w:val="20"/>
      <w:szCs w:val="20"/>
    </w:rPr>
  </w:style>
  <w:style w:type="character" w:customStyle="1" w:styleId="CommentTextChar">
    <w:name w:val="Comment Text Char"/>
    <w:basedOn w:val="DefaultParagraphFont"/>
    <w:link w:val="CommentText"/>
    <w:uiPriority w:val="99"/>
    <w:rsid w:val="00A41D3E"/>
    <w:rPr>
      <w:sz w:val="20"/>
      <w:szCs w:val="20"/>
    </w:rPr>
  </w:style>
  <w:style w:type="paragraph" w:styleId="CommentSubject">
    <w:name w:val="annotation subject"/>
    <w:basedOn w:val="CommentText"/>
    <w:next w:val="CommentText"/>
    <w:link w:val="CommentSubjectChar"/>
    <w:uiPriority w:val="99"/>
    <w:semiHidden/>
    <w:unhideWhenUsed/>
    <w:rsid w:val="00A41D3E"/>
    <w:rPr>
      <w:b/>
      <w:bCs/>
    </w:rPr>
  </w:style>
  <w:style w:type="character" w:customStyle="1" w:styleId="CommentSubjectChar">
    <w:name w:val="Comment Subject Char"/>
    <w:basedOn w:val="CommentTextChar"/>
    <w:link w:val="CommentSubject"/>
    <w:uiPriority w:val="99"/>
    <w:semiHidden/>
    <w:rsid w:val="00A41D3E"/>
    <w:rPr>
      <w:b/>
      <w:bCs/>
      <w:sz w:val="20"/>
      <w:szCs w:val="20"/>
    </w:rPr>
  </w:style>
  <w:style w:type="paragraph" w:styleId="BalloonText">
    <w:name w:val="Balloon Text"/>
    <w:basedOn w:val="Normal"/>
    <w:link w:val="BalloonTextChar"/>
    <w:uiPriority w:val="99"/>
    <w:semiHidden/>
    <w:unhideWhenUsed/>
    <w:rsid w:val="00A41D3E"/>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41D3E"/>
    <w:rPr>
      <w:rFonts w:ascii="Times New Roman" w:hAnsi="Times New Roman" w:cs="Times New Roman"/>
      <w:sz w:val="18"/>
      <w:szCs w:val="18"/>
    </w:rPr>
  </w:style>
  <w:style w:type="paragraph" w:styleId="Caption">
    <w:name w:val="caption"/>
    <w:basedOn w:val="Normal"/>
    <w:next w:val="Normal"/>
    <w:uiPriority w:val="35"/>
    <w:unhideWhenUsed/>
    <w:qFormat/>
    <w:rsid w:val="00B21D62"/>
    <w:pPr>
      <w:spacing w:after="200" w:line="240" w:lineRule="auto"/>
    </w:pPr>
    <w:rPr>
      <w:i/>
      <w:iCs/>
      <w:color w:val="44546A" w:themeColor="text2"/>
      <w:sz w:val="18"/>
      <w:szCs w:val="18"/>
    </w:rPr>
  </w:style>
  <w:style w:type="character" w:styleId="Hyperlink">
    <w:name w:val="Hyperlink"/>
    <w:basedOn w:val="DefaultParagraphFont"/>
    <w:uiPriority w:val="99"/>
    <w:unhideWhenUsed/>
    <w:rsid w:val="00F377BE"/>
    <w:rPr>
      <w:color w:val="0000FF"/>
      <w:u w:val="single"/>
    </w:rPr>
  </w:style>
  <w:style w:type="paragraph" w:styleId="Revision">
    <w:name w:val="Revision"/>
    <w:hidden/>
    <w:uiPriority w:val="99"/>
    <w:semiHidden/>
    <w:rsid w:val="00697C44"/>
    <w:pPr>
      <w:spacing w:after="0" w:line="240" w:lineRule="auto"/>
    </w:pPr>
  </w:style>
  <w:style w:type="paragraph" w:styleId="ListParagraph">
    <w:name w:val="List Paragraph"/>
    <w:basedOn w:val="Normal"/>
    <w:uiPriority w:val="34"/>
    <w:qFormat/>
    <w:rsid w:val="00C23763"/>
    <w:pPr>
      <w:ind w:left="720"/>
      <w:contextualSpacing/>
    </w:pPr>
  </w:style>
  <w:style w:type="paragraph" w:styleId="NormalWeb">
    <w:name w:val="Normal (Web)"/>
    <w:basedOn w:val="Normal"/>
    <w:uiPriority w:val="99"/>
    <w:unhideWhenUsed/>
    <w:rsid w:val="00AA481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654732"/>
    <w:rPr>
      <w:color w:val="954F72" w:themeColor="followedHyperlink"/>
      <w:u w:val="single"/>
    </w:rPr>
  </w:style>
  <w:style w:type="character" w:customStyle="1" w:styleId="TitleChar">
    <w:name w:val="Title Char"/>
    <w:basedOn w:val="DefaultParagraphFont"/>
    <w:link w:val="Title"/>
    <w:uiPriority w:val="10"/>
    <w:rsid w:val="00F34CAB"/>
    <w:rPr>
      <w:b/>
      <w:sz w:val="72"/>
      <w:szCs w:val="72"/>
    </w:rPr>
  </w:style>
  <w:style w:type="character" w:styleId="UnresolvedMention">
    <w:name w:val="Unresolved Mention"/>
    <w:basedOn w:val="DefaultParagraphFont"/>
    <w:uiPriority w:val="99"/>
    <w:semiHidden/>
    <w:unhideWhenUsed/>
    <w:rsid w:val="008142A6"/>
    <w:rPr>
      <w:color w:val="605E5C"/>
      <w:shd w:val="clear" w:color="auto" w:fill="E1DFDD"/>
    </w:rPr>
  </w:style>
  <w:style w:type="character" w:customStyle="1" w:styleId="il">
    <w:name w:val="il"/>
    <w:basedOn w:val="DefaultParagraphFont"/>
    <w:rsid w:val="000F4A3B"/>
  </w:style>
  <w:style w:type="character" w:customStyle="1" w:styleId="p-type">
    <w:name w:val="p-type"/>
    <w:basedOn w:val="DefaultParagraphFont"/>
    <w:rsid w:val="00087B6F"/>
  </w:style>
  <w:style w:type="paragraph" w:styleId="Header">
    <w:name w:val="header"/>
    <w:basedOn w:val="Normal"/>
    <w:link w:val="HeaderChar"/>
    <w:uiPriority w:val="99"/>
    <w:unhideWhenUsed/>
    <w:rsid w:val="00A63A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A35"/>
  </w:style>
  <w:style w:type="paragraph" w:styleId="Footer">
    <w:name w:val="footer"/>
    <w:basedOn w:val="Normal"/>
    <w:link w:val="FooterChar"/>
    <w:uiPriority w:val="99"/>
    <w:unhideWhenUsed/>
    <w:rsid w:val="00A63A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A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08145">
      <w:bodyDiv w:val="1"/>
      <w:marLeft w:val="0"/>
      <w:marRight w:val="0"/>
      <w:marTop w:val="0"/>
      <w:marBottom w:val="0"/>
      <w:divBdr>
        <w:top w:val="none" w:sz="0" w:space="0" w:color="auto"/>
        <w:left w:val="none" w:sz="0" w:space="0" w:color="auto"/>
        <w:bottom w:val="none" w:sz="0" w:space="0" w:color="auto"/>
        <w:right w:val="none" w:sz="0" w:space="0" w:color="auto"/>
      </w:divBdr>
    </w:div>
    <w:div w:id="341399702">
      <w:bodyDiv w:val="1"/>
      <w:marLeft w:val="0"/>
      <w:marRight w:val="0"/>
      <w:marTop w:val="0"/>
      <w:marBottom w:val="0"/>
      <w:divBdr>
        <w:top w:val="none" w:sz="0" w:space="0" w:color="auto"/>
        <w:left w:val="none" w:sz="0" w:space="0" w:color="auto"/>
        <w:bottom w:val="none" w:sz="0" w:space="0" w:color="auto"/>
        <w:right w:val="none" w:sz="0" w:space="0" w:color="auto"/>
      </w:divBdr>
    </w:div>
    <w:div w:id="491683350">
      <w:bodyDiv w:val="1"/>
      <w:marLeft w:val="0"/>
      <w:marRight w:val="0"/>
      <w:marTop w:val="0"/>
      <w:marBottom w:val="0"/>
      <w:divBdr>
        <w:top w:val="none" w:sz="0" w:space="0" w:color="auto"/>
        <w:left w:val="none" w:sz="0" w:space="0" w:color="auto"/>
        <w:bottom w:val="none" w:sz="0" w:space="0" w:color="auto"/>
        <w:right w:val="none" w:sz="0" w:space="0" w:color="auto"/>
      </w:divBdr>
    </w:div>
    <w:div w:id="910195260">
      <w:bodyDiv w:val="1"/>
      <w:marLeft w:val="0"/>
      <w:marRight w:val="0"/>
      <w:marTop w:val="0"/>
      <w:marBottom w:val="0"/>
      <w:divBdr>
        <w:top w:val="none" w:sz="0" w:space="0" w:color="auto"/>
        <w:left w:val="none" w:sz="0" w:space="0" w:color="auto"/>
        <w:bottom w:val="none" w:sz="0" w:space="0" w:color="auto"/>
        <w:right w:val="none" w:sz="0" w:space="0" w:color="auto"/>
      </w:divBdr>
      <w:divsChild>
        <w:div w:id="114639026">
          <w:marLeft w:val="0"/>
          <w:marRight w:val="0"/>
          <w:marTop w:val="0"/>
          <w:marBottom w:val="0"/>
          <w:divBdr>
            <w:top w:val="none" w:sz="0" w:space="0" w:color="auto"/>
            <w:left w:val="none" w:sz="0" w:space="0" w:color="auto"/>
            <w:bottom w:val="none" w:sz="0" w:space="0" w:color="auto"/>
            <w:right w:val="none" w:sz="0" w:space="0" w:color="auto"/>
          </w:divBdr>
          <w:divsChild>
            <w:div w:id="258032184">
              <w:marLeft w:val="0"/>
              <w:marRight w:val="0"/>
              <w:marTop w:val="0"/>
              <w:marBottom w:val="0"/>
              <w:divBdr>
                <w:top w:val="none" w:sz="0" w:space="0" w:color="auto"/>
                <w:left w:val="none" w:sz="0" w:space="0" w:color="auto"/>
                <w:bottom w:val="none" w:sz="0" w:space="0" w:color="auto"/>
                <w:right w:val="none" w:sz="0" w:space="0" w:color="auto"/>
              </w:divBdr>
            </w:div>
          </w:divsChild>
        </w:div>
        <w:div w:id="992686655">
          <w:marLeft w:val="0"/>
          <w:marRight w:val="0"/>
          <w:marTop w:val="0"/>
          <w:marBottom w:val="0"/>
          <w:divBdr>
            <w:top w:val="none" w:sz="0" w:space="0" w:color="auto"/>
            <w:left w:val="none" w:sz="0" w:space="0" w:color="auto"/>
            <w:bottom w:val="none" w:sz="0" w:space="0" w:color="auto"/>
            <w:right w:val="none" w:sz="0" w:space="0" w:color="auto"/>
          </w:divBdr>
          <w:divsChild>
            <w:div w:id="298145935">
              <w:marLeft w:val="0"/>
              <w:marRight w:val="0"/>
              <w:marTop w:val="0"/>
              <w:marBottom w:val="0"/>
              <w:divBdr>
                <w:top w:val="none" w:sz="0" w:space="0" w:color="auto"/>
                <w:left w:val="none" w:sz="0" w:space="0" w:color="auto"/>
                <w:bottom w:val="none" w:sz="0" w:space="0" w:color="auto"/>
                <w:right w:val="none" w:sz="0" w:space="0" w:color="auto"/>
              </w:divBdr>
            </w:div>
            <w:div w:id="202500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6923">
      <w:bodyDiv w:val="1"/>
      <w:marLeft w:val="0"/>
      <w:marRight w:val="0"/>
      <w:marTop w:val="0"/>
      <w:marBottom w:val="0"/>
      <w:divBdr>
        <w:top w:val="none" w:sz="0" w:space="0" w:color="auto"/>
        <w:left w:val="none" w:sz="0" w:space="0" w:color="auto"/>
        <w:bottom w:val="none" w:sz="0" w:space="0" w:color="auto"/>
        <w:right w:val="none" w:sz="0" w:space="0" w:color="auto"/>
      </w:divBdr>
    </w:div>
    <w:div w:id="1467889344">
      <w:bodyDiv w:val="1"/>
      <w:marLeft w:val="0"/>
      <w:marRight w:val="0"/>
      <w:marTop w:val="0"/>
      <w:marBottom w:val="0"/>
      <w:divBdr>
        <w:top w:val="none" w:sz="0" w:space="0" w:color="auto"/>
        <w:left w:val="none" w:sz="0" w:space="0" w:color="auto"/>
        <w:bottom w:val="none" w:sz="0" w:space="0" w:color="auto"/>
        <w:right w:val="none" w:sz="0" w:space="0" w:color="auto"/>
      </w:divBdr>
    </w:div>
    <w:div w:id="1535653405">
      <w:bodyDiv w:val="1"/>
      <w:marLeft w:val="0"/>
      <w:marRight w:val="0"/>
      <w:marTop w:val="0"/>
      <w:marBottom w:val="0"/>
      <w:divBdr>
        <w:top w:val="none" w:sz="0" w:space="0" w:color="auto"/>
        <w:left w:val="none" w:sz="0" w:space="0" w:color="auto"/>
        <w:bottom w:val="none" w:sz="0" w:space="0" w:color="auto"/>
        <w:right w:val="none" w:sz="0" w:space="0" w:color="auto"/>
      </w:divBdr>
    </w:div>
    <w:div w:id="1893998439">
      <w:bodyDiv w:val="1"/>
      <w:marLeft w:val="0"/>
      <w:marRight w:val="0"/>
      <w:marTop w:val="0"/>
      <w:marBottom w:val="0"/>
      <w:divBdr>
        <w:top w:val="none" w:sz="0" w:space="0" w:color="auto"/>
        <w:left w:val="none" w:sz="0" w:space="0" w:color="auto"/>
        <w:bottom w:val="none" w:sz="0" w:space="0" w:color="auto"/>
        <w:right w:val="none" w:sz="0" w:space="0" w:color="auto"/>
      </w:divBdr>
    </w:div>
    <w:div w:id="2085184105">
      <w:bodyDiv w:val="1"/>
      <w:marLeft w:val="0"/>
      <w:marRight w:val="0"/>
      <w:marTop w:val="0"/>
      <w:marBottom w:val="0"/>
      <w:divBdr>
        <w:top w:val="none" w:sz="0" w:space="0" w:color="auto"/>
        <w:left w:val="none" w:sz="0" w:space="0" w:color="auto"/>
        <w:bottom w:val="none" w:sz="0" w:space="0" w:color="auto"/>
        <w:right w:val="none" w:sz="0" w:space="0" w:color="auto"/>
      </w:divBdr>
    </w:div>
    <w:div w:id="2096049477">
      <w:bodyDiv w:val="1"/>
      <w:marLeft w:val="0"/>
      <w:marRight w:val="0"/>
      <w:marTop w:val="0"/>
      <w:marBottom w:val="0"/>
      <w:divBdr>
        <w:top w:val="none" w:sz="0" w:space="0" w:color="auto"/>
        <w:left w:val="none" w:sz="0" w:space="0" w:color="auto"/>
        <w:bottom w:val="none" w:sz="0" w:space="0" w:color="auto"/>
        <w:right w:val="none" w:sz="0" w:space="0" w:color="auto"/>
      </w:divBdr>
      <w:divsChild>
        <w:div w:id="1344553075">
          <w:marLeft w:val="0"/>
          <w:marRight w:val="0"/>
          <w:marTop w:val="0"/>
          <w:marBottom w:val="0"/>
          <w:divBdr>
            <w:top w:val="none" w:sz="0" w:space="0" w:color="auto"/>
            <w:left w:val="none" w:sz="0" w:space="0" w:color="auto"/>
            <w:bottom w:val="none" w:sz="0" w:space="0" w:color="auto"/>
            <w:right w:val="none" w:sz="0" w:space="0" w:color="auto"/>
          </w:divBdr>
          <w:divsChild>
            <w:div w:id="1586454063">
              <w:marLeft w:val="0"/>
              <w:marRight w:val="0"/>
              <w:marTop w:val="0"/>
              <w:marBottom w:val="0"/>
              <w:divBdr>
                <w:top w:val="none" w:sz="0" w:space="0" w:color="auto"/>
                <w:left w:val="none" w:sz="0" w:space="0" w:color="auto"/>
                <w:bottom w:val="none" w:sz="0" w:space="0" w:color="auto"/>
                <w:right w:val="none" w:sz="0" w:space="0" w:color="auto"/>
              </w:divBdr>
            </w:div>
          </w:divsChild>
        </w:div>
        <w:div w:id="714307639">
          <w:marLeft w:val="0"/>
          <w:marRight w:val="0"/>
          <w:marTop w:val="0"/>
          <w:marBottom w:val="0"/>
          <w:divBdr>
            <w:top w:val="none" w:sz="0" w:space="0" w:color="auto"/>
            <w:left w:val="none" w:sz="0" w:space="0" w:color="auto"/>
            <w:bottom w:val="none" w:sz="0" w:space="0" w:color="auto"/>
            <w:right w:val="none" w:sz="0" w:space="0" w:color="auto"/>
          </w:divBdr>
          <w:divsChild>
            <w:div w:id="618335210">
              <w:marLeft w:val="0"/>
              <w:marRight w:val="0"/>
              <w:marTop w:val="0"/>
              <w:marBottom w:val="0"/>
              <w:divBdr>
                <w:top w:val="none" w:sz="0" w:space="0" w:color="auto"/>
                <w:left w:val="none" w:sz="0" w:space="0" w:color="auto"/>
                <w:bottom w:val="none" w:sz="0" w:space="0" w:color="auto"/>
                <w:right w:val="none" w:sz="0" w:space="0" w:color="auto"/>
              </w:divBdr>
            </w:div>
            <w:div w:id="75779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mDZrPlHqRUK-L4An4eW3m_hvu2nfsXA7TdNZ2s6-JCw/edit" TargetMode="External"/><Relationship Id="rId18" Type="http://schemas.openxmlformats.org/officeDocument/2006/relationships/hyperlink" Target="https://hecate.hakai.org/sn/p/viewsndata.pl?dataTable=5minuteSamples&amp;measurements=SA_KR01_PT.SensorDepth_Avg&amp;firstMeasurementTime=2018-05-04%2005:31&amp;lastMeasurementTime=2018-07-30%2013:12" TargetMode="External"/><Relationship Id="rId26" Type="http://schemas.openxmlformats.org/officeDocument/2006/relationships/hyperlink" Target="https://doi.org/10.1139/facets-2020-0027" TargetMode="Externa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docs.google.com/document/d/1mDZrPlHqRUK-L4An4eW3m_hvu2nfsXA7TdNZ2s6-JCw/edit" TargetMode="External"/><Relationship Id="rId17" Type="http://schemas.openxmlformats.org/officeDocument/2006/relationships/hyperlink" Target="https://hecate.hakai.org/sn/p/viewsndata.pl?dataTable=1hourSamples&amp;measurements=SA_KR01_PT2.WaterTemp_Avg" TargetMode="External"/><Relationship Id="rId25" Type="http://schemas.openxmlformats.org/officeDocument/2006/relationships/hyperlink" Target="https://doi.org/10.1080/20964129.2017.1341284"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hecate.hakai.org/sn/p/viewsndata.pl?dataTable=1hourSamples&amp;measurements=SA_KR01_PT2.SensorDepth_Med" TargetMode="External"/><Relationship Id="rId20" Type="http://schemas.openxmlformats.org/officeDocument/2006/relationships/hyperlink" Target="https://hecate.hakai.org/sn/p/viewsndata.pl?dataTable=5minuteSamples&amp;measurements=SA_KR01_PT2.SensorDepth_Avg,SA_KR01_EC.SpecificConductance_Avg&amp;dateRange=2018-08"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microsoft.com/office/2016/09/relationships/commentsIds" Target="commentsIds.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0.png"/><Relationship Id="rId36" Type="http://schemas.microsoft.com/office/2011/relationships/people" Target="people.xml"/><Relationship Id="rId10" Type="http://schemas.openxmlformats.org/officeDocument/2006/relationships/image" Target="media/image2.png"/><Relationship Id="rId19" Type="http://schemas.openxmlformats.org/officeDocument/2006/relationships/hyperlink" Target="https://hecate.hakai.org/sn/p/viewsndata.pl?dataTable=5minuteSamples&amp;measurements=SA_KR01_PT2.SensorDepth_Avg" TargetMode="External"/><Relationship Id="rId31"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yperlink" Target="https://doi.org/10.5751/ES-06668-190270" TargetMode="External"/><Relationship Id="rId30" Type="http://schemas.openxmlformats.org/officeDocument/2006/relationships/comments" Target="comments.xm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GG5tDS1BBfB3H1oyPtGX8CcRXw==">AMUW2mV/x+Km5FpAvA8YP2juHLifbFPuA+J8qKAOQECT6AX8y/RtaIOuwTWtYBhIAg52mFUIoFf1JaFJ9LoRo8RTxBNzxooc+Gx0YosJ6KrCUqyW2Elm6pYcb6anOLkKRIPpK23lgxtwBNmBltRYZKsL8t//LS5C/FdnqUSQdHnaFTkaXViFXwVeV3iiPz6CpgD2aFy3sQD8cCokD1T3mzN4CQVqbRF4LSwf0yiYpVpD5BV3BYGQTo2Ld9krfaFbKTeWEp1jQ4k8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0EDC0FD-277C-4F0E-B8B1-10FF797A9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2097</Words>
  <Characters>11957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emily.haughton</dc:creator>
  <cp:lastModifiedBy>Emily</cp:lastModifiedBy>
  <cp:revision>2</cp:revision>
  <dcterms:created xsi:type="dcterms:W3CDTF">2022-01-28T19:17:00Z</dcterms:created>
  <dcterms:modified xsi:type="dcterms:W3CDTF">2022-01-28T19:17:00Z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http://www.zotero.org/styles/canadian-journal-of-forest-research</vt:lpwstr>
  </property>
  <property fmtid="{D5CDD505-2E9C-101B-9397-08002B2CF9AE}" pid="11" name="Mendeley Recent Style Name 4_1">
    <vt:lpwstr>Canadian Journal of Forest Research</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